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36BD6" w14:textId="77777777" w:rsidR="003B380D" w:rsidRPr="0037353C" w:rsidDel="0037353C" w:rsidRDefault="003B380D">
      <w:pPr>
        <w:pStyle w:val="59"/>
        <w:jc w:val="center"/>
        <w:rPr>
          <w:del w:id="2" w:author="luolinlin" w:date="2022-10-11T17:41:00Z"/>
          <w:rFonts w:ascii="微软雅黑" w:eastAsia="微软雅黑" w:hAnsi="微软雅黑"/>
          <w:rPrChange w:id="3" w:author="luolinlin" w:date="2022-10-11T17:51:00Z">
            <w:rPr>
              <w:del w:id="4" w:author="luolinlin" w:date="2022-10-11T17:41:00Z"/>
            </w:rPr>
          </w:rPrChange>
        </w:rPr>
        <w:pPrChange w:id="5" w:author="luolinlin" w:date="2022-10-11T17:52:00Z">
          <w:pPr>
            <w:pStyle w:val="59"/>
          </w:pPr>
        </w:pPrChange>
      </w:pPr>
    </w:p>
    <w:p w14:paraId="371CD3E0" w14:textId="77777777" w:rsidR="003B380D" w:rsidRPr="0037353C" w:rsidDel="0037353C" w:rsidRDefault="003B380D">
      <w:pPr>
        <w:jc w:val="center"/>
        <w:rPr>
          <w:del w:id="6" w:author="luolinlin" w:date="2022-10-11T17:41:00Z"/>
          <w:rPrChange w:id="7" w:author="luolinlin" w:date="2022-10-11T17:51:00Z">
            <w:rPr>
              <w:del w:id="8" w:author="luolinlin" w:date="2022-10-11T17:41:00Z"/>
              <w:rFonts w:ascii="Huawei Sans" w:eastAsia="方正兰亭黑简体" w:hAnsi="Huawei Sans"/>
            </w:rPr>
          </w:rPrChange>
        </w:rPr>
        <w:pPrChange w:id="9" w:author="luolinlin" w:date="2022-10-11T17:52:00Z">
          <w:pPr/>
        </w:pPrChange>
      </w:pPr>
    </w:p>
    <w:p w14:paraId="67F8F7C3" w14:textId="77777777" w:rsidR="003B380D" w:rsidRPr="0037353C" w:rsidDel="0037353C" w:rsidRDefault="003B380D">
      <w:pPr>
        <w:ind w:left="0"/>
        <w:jc w:val="center"/>
        <w:rPr>
          <w:del w:id="10" w:author="luolinlin" w:date="2022-10-11T17:41:00Z"/>
          <w:rPrChange w:id="11" w:author="luolinlin" w:date="2022-10-11T17:51:00Z">
            <w:rPr>
              <w:del w:id="12" w:author="luolinlin" w:date="2022-10-11T17:41:00Z"/>
              <w:rFonts w:ascii="Huawei Sans" w:eastAsia="方正兰亭黑简体" w:hAnsi="Huawei Sans"/>
            </w:rPr>
          </w:rPrChange>
        </w:rPr>
        <w:pPrChange w:id="13" w:author="luolinlin" w:date="2022-10-11T17:52:00Z">
          <w:pPr>
            <w:ind w:left="0"/>
          </w:pPr>
        </w:pPrChange>
      </w:pPr>
    </w:p>
    <w:p w14:paraId="5545E74E" w14:textId="77777777" w:rsidR="003B380D" w:rsidRPr="0037353C" w:rsidDel="0037353C" w:rsidRDefault="003B380D">
      <w:pPr>
        <w:pStyle w:val="Cover2"/>
        <w:rPr>
          <w:del w:id="14" w:author="luolinlin" w:date="2022-10-11T17:52:00Z"/>
          <w:rFonts w:ascii="微软雅黑" w:eastAsia="微软雅黑" w:hAnsi="微软雅黑"/>
          <w:sz w:val="72"/>
          <w:szCs w:val="72"/>
          <w:lang w:eastAsia="zh-CN"/>
          <w:rPrChange w:id="15" w:author="luolinlin" w:date="2022-10-11T17:51:00Z">
            <w:rPr>
              <w:del w:id="16" w:author="luolinlin" w:date="2022-10-11T17:52:00Z"/>
              <w:rFonts w:ascii="Huawei Sans" w:eastAsia="方正兰亭黑简体" w:hAnsi="Huawei Sans"/>
              <w:sz w:val="72"/>
              <w:szCs w:val="72"/>
              <w:lang w:eastAsia="zh-CN"/>
            </w:rPr>
          </w:rPrChange>
        </w:rPr>
      </w:pPr>
    </w:p>
    <w:p w14:paraId="4C35D1CF" w14:textId="0BB58123" w:rsidR="001C03B5" w:rsidRPr="0037353C" w:rsidRDefault="000E35C0" w:rsidP="0037353C">
      <w:pPr>
        <w:pStyle w:val="Cover2"/>
        <w:rPr>
          <w:rFonts w:ascii="微软雅黑" w:eastAsia="微软雅黑" w:hAnsi="微软雅黑"/>
          <w:sz w:val="72"/>
          <w:szCs w:val="72"/>
          <w:lang w:eastAsia="zh-CN"/>
          <w:rPrChange w:id="17" w:author="luolinlin" w:date="2022-10-11T17:51:00Z">
            <w:rPr>
              <w:rFonts w:ascii="Huawei Sans" w:eastAsia="方正兰亭黑简体" w:hAnsi="Huawei Sans"/>
              <w:sz w:val="72"/>
              <w:szCs w:val="72"/>
              <w:lang w:eastAsia="zh-CN"/>
            </w:rPr>
          </w:rPrChange>
        </w:rPr>
      </w:pPr>
      <w:ins w:id="18" w:author="luolinlin" w:date="2022-10-11T17:38:00Z">
        <w:r w:rsidRPr="0037353C">
          <w:rPr>
            <w:rFonts w:ascii="微软雅黑" w:eastAsia="微软雅黑" w:hAnsi="微软雅黑" w:hint="eastAsia"/>
            <w:sz w:val="72"/>
            <w:szCs w:val="72"/>
            <w:lang w:eastAsia="zh-CN"/>
            <w:rPrChange w:id="19" w:author="luolinlin" w:date="2022-10-11T17:51:00Z">
              <w:rPr>
                <w:rFonts w:ascii="Huawei Sans" w:eastAsia="方正兰亭黑简体" w:hAnsi="Huawei Sans" w:hint="eastAsia"/>
                <w:sz w:val="72"/>
                <w:szCs w:val="72"/>
                <w:lang w:eastAsia="zh-CN"/>
              </w:rPr>
            </w:rPrChange>
          </w:rPr>
          <w:t>“智能基座”云资源</w:t>
        </w:r>
      </w:ins>
      <w:del w:id="20" w:author="luolinlin" w:date="2022-10-11T17:39:00Z">
        <w:r w:rsidR="003B380D" w:rsidRPr="0037353C" w:rsidDel="002505D2">
          <w:rPr>
            <w:rFonts w:ascii="微软雅黑" w:eastAsia="微软雅黑" w:hAnsi="微软雅黑" w:hint="eastAsia"/>
            <w:sz w:val="72"/>
            <w:szCs w:val="72"/>
            <w:lang w:eastAsia="zh-CN"/>
            <w:rPrChange w:id="21" w:author="luolinlin" w:date="2022-10-11T17:51:00Z">
              <w:rPr>
                <w:rFonts w:ascii="Huawei Sans" w:eastAsia="方正兰亭黑简体" w:hAnsi="Huawei Sans" w:hint="eastAsia"/>
                <w:sz w:val="72"/>
                <w:szCs w:val="72"/>
                <w:lang w:eastAsia="zh-CN"/>
              </w:rPr>
            </w:rPrChange>
          </w:rPr>
          <w:delText>华为云</w:delText>
        </w:r>
      </w:del>
      <w:r w:rsidR="001C03B5" w:rsidRPr="0037353C">
        <w:rPr>
          <w:rFonts w:ascii="微软雅黑" w:eastAsia="微软雅黑" w:hAnsi="微软雅黑" w:hint="eastAsia"/>
          <w:sz w:val="72"/>
          <w:szCs w:val="72"/>
          <w:lang w:eastAsia="zh-CN"/>
          <w:rPrChange w:id="22" w:author="luolinlin" w:date="2022-10-11T17:51:00Z">
            <w:rPr>
              <w:rFonts w:ascii="Huawei Sans" w:eastAsia="方正兰亭黑简体" w:hAnsi="Huawei Sans" w:hint="eastAsia"/>
              <w:sz w:val="72"/>
              <w:szCs w:val="72"/>
              <w:lang w:eastAsia="zh-CN"/>
            </w:rPr>
          </w:rPrChange>
        </w:rPr>
        <w:t>代金券</w:t>
      </w:r>
    </w:p>
    <w:p w14:paraId="78834F29" w14:textId="77777777" w:rsidR="004C05AE" w:rsidRPr="0037353C" w:rsidRDefault="001C03B5">
      <w:pPr>
        <w:pStyle w:val="Cover2"/>
        <w:rPr>
          <w:ins w:id="23" w:author="luolinlin" w:date="2022-10-11T16:41:00Z"/>
          <w:rFonts w:ascii="微软雅黑" w:eastAsia="微软雅黑" w:hAnsi="微软雅黑"/>
          <w:sz w:val="72"/>
          <w:szCs w:val="72"/>
          <w:lang w:eastAsia="zh-CN"/>
          <w:rPrChange w:id="24" w:author="luolinlin" w:date="2022-10-11T17:51:00Z">
            <w:rPr>
              <w:ins w:id="25" w:author="luolinlin" w:date="2022-10-11T16:41:00Z"/>
              <w:rFonts w:ascii="Huawei Sans" w:eastAsia="方正兰亭黑简体" w:hAnsi="Huawei Sans"/>
              <w:sz w:val="72"/>
              <w:szCs w:val="72"/>
              <w:lang w:eastAsia="zh-CN"/>
            </w:rPr>
          </w:rPrChange>
        </w:rPr>
      </w:pPr>
      <w:r w:rsidRPr="0037353C">
        <w:rPr>
          <w:rFonts w:ascii="微软雅黑" w:eastAsia="微软雅黑" w:hAnsi="微软雅黑" w:hint="eastAsia"/>
          <w:sz w:val="72"/>
          <w:szCs w:val="72"/>
          <w:lang w:eastAsia="zh-CN"/>
          <w:rPrChange w:id="26" w:author="luolinlin" w:date="2022-10-11T17:51:00Z">
            <w:rPr>
              <w:rFonts w:ascii="Huawei Sans" w:eastAsia="方正兰亭黑简体" w:hAnsi="Huawei Sans" w:hint="eastAsia"/>
              <w:sz w:val="72"/>
              <w:szCs w:val="72"/>
              <w:lang w:eastAsia="zh-CN"/>
            </w:rPr>
          </w:rPrChange>
        </w:rPr>
        <w:t>申请与发放操作指南</w:t>
      </w:r>
    </w:p>
    <w:p w14:paraId="7F5FF718" w14:textId="3FD03DC8" w:rsidR="003B380D" w:rsidRPr="0037353C" w:rsidRDefault="004C05AE">
      <w:pPr>
        <w:pStyle w:val="Cover2"/>
        <w:rPr>
          <w:rFonts w:ascii="微软雅黑" w:eastAsia="微软雅黑" w:hAnsi="微软雅黑"/>
          <w:sz w:val="72"/>
          <w:szCs w:val="72"/>
          <w:lang w:eastAsia="zh-CN"/>
          <w:rPrChange w:id="27" w:author="luolinlin" w:date="2022-10-11T17:51:00Z">
            <w:rPr>
              <w:rFonts w:ascii="Huawei Sans" w:eastAsia="方正兰亭黑简体" w:hAnsi="Huawei Sans"/>
              <w:sz w:val="72"/>
              <w:szCs w:val="72"/>
              <w:lang w:eastAsia="zh-CN"/>
            </w:rPr>
          </w:rPrChange>
        </w:rPr>
      </w:pPr>
      <w:ins w:id="28" w:author="luolinlin" w:date="2022-10-11T16:41:00Z">
        <w:r w:rsidRPr="0037353C">
          <w:rPr>
            <w:rFonts w:ascii="微软雅黑" w:eastAsia="微软雅黑" w:hAnsi="微软雅黑"/>
            <w:sz w:val="72"/>
            <w:szCs w:val="72"/>
            <w:lang w:eastAsia="zh-CN"/>
            <w:rPrChange w:id="29" w:author="luolinlin" w:date="2022-10-11T17:51:00Z">
              <w:rPr>
                <w:rFonts w:ascii="Huawei Sans" w:eastAsia="方正兰亭黑简体" w:hAnsi="Huawei Sans"/>
                <w:sz w:val="72"/>
                <w:szCs w:val="72"/>
                <w:lang w:eastAsia="zh-CN"/>
              </w:rPr>
            </w:rPrChange>
          </w:rPr>
          <w:t>V1.0</w:t>
        </w:r>
      </w:ins>
    </w:p>
    <w:p w14:paraId="1F97556C" w14:textId="77777777" w:rsidR="003B380D" w:rsidRPr="0037353C" w:rsidRDefault="003B380D" w:rsidP="003B380D">
      <w:pPr>
        <w:pStyle w:val="Cover2"/>
        <w:rPr>
          <w:rFonts w:ascii="微软雅黑" w:eastAsia="微软雅黑" w:hAnsi="微软雅黑"/>
          <w:lang w:eastAsia="zh-CN"/>
          <w:rPrChange w:id="30" w:author="luolinlin" w:date="2022-10-11T17:51:00Z">
            <w:rPr>
              <w:rFonts w:ascii="Huawei Sans" w:eastAsia="方正兰亭黑简体" w:hAnsi="Huawei Sans"/>
              <w:lang w:eastAsia="zh-CN"/>
            </w:rPr>
          </w:rPrChange>
        </w:rPr>
      </w:pPr>
    </w:p>
    <w:p w14:paraId="0BB4D3E6" w14:textId="77777777" w:rsidR="003B380D" w:rsidRPr="0037353C" w:rsidRDefault="003B380D" w:rsidP="003B380D">
      <w:pPr>
        <w:pStyle w:val="Cover2"/>
        <w:rPr>
          <w:rFonts w:ascii="微软雅黑" w:eastAsia="微软雅黑" w:hAnsi="微软雅黑"/>
          <w:lang w:eastAsia="zh-CN"/>
          <w:rPrChange w:id="31" w:author="luolinlin" w:date="2022-10-11T17:51:00Z">
            <w:rPr>
              <w:rFonts w:ascii="Huawei Sans" w:eastAsia="方正兰亭黑简体" w:hAnsi="Huawei Sans"/>
              <w:lang w:eastAsia="zh-CN"/>
            </w:rPr>
          </w:rPrChange>
        </w:rPr>
      </w:pPr>
    </w:p>
    <w:p w14:paraId="3331D2DB" w14:textId="77777777" w:rsidR="003B380D" w:rsidRPr="0037353C" w:rsidDel="0037353C" w:rsidRDefault="003B380D" w:rsidP="003B380D">
      <w:pPr>
        <w:pStyle w:val="Cover2"/>
        <w:rPr>
          <w:del w:id="32" w:author="luolinlin" w:date="2022-10-11T17:51:00Z"/>
          <w:rFonts w:ascii="微软雅黑" w:eastAsia="微软雅黑" w:hAnsi="微软雅黑"/>
          <w:lang w:eastAsia="zh-CN"/>
          <w:rPrChange w:id="33" w:author="luolinlin" w:date="2022-10-11T17:51:00Z">
            <w:rPr>
              <w:del w:id="34" w:author="luolinlin" w:date="2022-10-11T17:51:00Z"/>
              <w:rFonts w:ascii="Huawei Sans" w:eastAsia="方正兰亭黑简体" w:hAnsi="Huawei Sans"/>
              <w:lang w:eastAsia="zh-CN"/>
            </w:rPr>
          </w:rPrChange>
        </w:rPr>
      </w:pPr>
    </w:p>
    <w:p w14:paraId="1972ED28" w14:textId="77777777" w:rsidR="003B380D" w:rsidRPr="0037353C" w:rsidRDefault="003B380D">
      <w:pPr>
        <w:pStyle w:val="Cover2"/>
        <w:jc w:val="left"/>
        <w:rPr>
          <w:rFonts w:ascii="微软雅黑" w:eastAsia="微软雅黑" w:hAnsi="微软雅黑"/>
          <w:lang w:eastAsia="zh-CN"/>
          <w:rPrChange w:id="35" w:author="luolinlin" w:date="2022-10-11T17:51:00Z">
            <w:rPr>
              <w:rFonts w:ascii="Huawei Sans" w:eastAsia="方正兰亭黑简体" w:hAnsi="Huawei Sans"/>
              <w:lang w:eastAsia="zh-CN"/>
            </w:rPr>
          </w:rPrChange>
        </w:rPr>
        <w:pPrChange w:id="36" w:author="luolinlin" w:date="2022-10-11T17:51:00Z">
          <w:pPr>
            <w:pStyle w:val="Cover2"/>
          </w:pPr>
        </w:pPrChange>
      </w:pPr>
    </w:p>
    <w:p w14:paraId="6900E9F3" w14:textId="77777777" w:rsidR="003B380D" w:rsidRPr="0037353C" w:rsidDel="0037353C" w:rsidRDefault="003B380D" w:rsidP="003B380D">
      <w:pPr>
        <w:pStyle w:val="Cover2"/>
        <w:rPr>
          <w:del w:id="37" w:author="luolinlin" w:date="2022-10-11T17:51:00Z"/>
          <w:rFonts w:ascii="微软雅黑" w:eastAsia="微软雅黑" w:hAnsi="微软雅黑"/>
          <w:lang w:eastAsia="zh-CN"/>
          <w:rPrChange w:id="38" w:author="luolinlin" w:date="2022-10-11T17:51:00Z">
            <w:rPr>
              <w:del w:id="39" w:author="luolinlin" w:date="2022-10-11T17:51:00Z"/>
              <w:rFonts w:ascii="Huawei Sans" w:eastAsia="方正兰亭黑简体" w:hAnsi="Huawei Sans"/>
              <w:lang w:eastAsia="zh-CN"/>
            </w:rPr>
          </w:rPrChange>
        </w:rPr>
      </w:pPr>
    </w:p>
    <w:p w14:paraId="631C07FC" w14:textId="77777777" w:rsidR="003B380D" w:rsidRPr="0037353C" w:rsidRDefault="003B380D">
      <w:pPr>
        <w:pStyle w:val="Cover2"/>
        <w:jc w:val="left"/>
        <w:rPr>
          <w:rFonts w:ascii="微软雅黑" w:eastAsia="微软雅黑" w:hAnsi="微软雅黑"/>
          <w:lang w:eastAsia="zh-CN"/>
          <w:rPrChange w:id="40" w:author="luolinlin" w:date="2022-10-11T17:51:00Z">
            <w:rPr>
              <w:rFonts w:ascii="Huawei Sans" w:eastAsia="方正兰亭黑简体" w:hAnsi="Huawei Sans"/>
              <w:lang w:eastAsia="zh-CN"/>
            </w:rPr>
          </w:rPrChange>
        </w:rPr>
        <w:pPrChange w:id="41" w:author="luolinlin" w:date="2022-10-11T17:51:00Z">
          <w:pPr>
            <w:pStyle w:val="Cover2"/>
          </w:pPr>
        </w:pPrChange>
      </w:pPr>
    </w:p>
    <w:p w14:paraId="456B404A" w14:textId="77777777" w:rsidR="003B380D" w:rsidRPr="0037353C" w:rsidRDefault="003B380D" w:rsidP="003B380D">
      <w:pPr>
        <w:pStyle w:val="Cover2"/>
        <w:rPr>
          <w:rFonts w:ascii="微软雅黑" w:eastAsia="微软雅黑" w:hAnsi="微软雅黑"/>
          <w:lang w:eastAsia="zh-CN"/>
          <w:rPrChange w:id="42" w:author="luolinlin" w:date="2022-10-11T17:51:00Z">
            <w:rPr>
              <w:rFonts w:ascii="Huawei Sans" w:eastAsia="方正兰亭黑简体" w:hAnsi="Huawei Sans"/>
              <w:lang w:eastAsia="zh-CN"/>
            </w:rPr>
          </w:rPrChange>
        </w:rPr>
      </w:pPr>
    </w:p>
    <w:p w14:paraId="3E8E2662" w14:textId="77777777" w:rsidR="003B380D" w:rsidRPr="0037353C" w:rsidRDefault="003B380D" w:rsidP="003B380D">
      <w:pPr>
        <w:pStyle w:val="Cover2"/>
        <w:rPr>
          <w:rFonts w:ascii="微软雅黑" w:eastAsia="微软雅黑" w:hAnsi="微软雅黑"/>
          <w:lang w:eastAsia="zh-CN"/>
          <w:rPrChange w:id="43" w:author="luolinlin" w:date="2022-10-11T17:51:00Z">
            <w:rPr>
              <w:rFonts w:ascii="Huawei Sans" w:eastAsia="方正兰亭黑简体" w:hAnsi="Huawei Sans"/>
              <w:lang w:eastAsia="zh-CN"/>
            </w:rPr>
          </w:rPrChange>
        </w:rPr>
      </w:pPr>
    </w:p>
    <w:p w14:paraId="6E634CB9" w14:textId="77777777" w:rsidR="003B380D" w:rsidRPr="0037353C" w:rsidRDefault="003B380D" w:rsidP="003B380D">
      <w:pPr>
        <w:pStyle w:val="Cover2"/>
        <w:rPr>
          <w:rFonts w:ascii="微软雅黑" w:eastAsia="微软雅黑" w:hAnsi="微软雅黑"/>
          <w:lang w:eastAsia="zh-CN"/>
          <w:rPrChange w:id="44" w:author="luolinlin" w:date="2022-10-11T17:51:00Z">
            <w:rPr>
              <w:rFonts w:ascii="Huawei Sans" w:eastAsia="方正兰亭黑简体" w:hAnsi="Huawei Sans"/>
              <w:lang w:eastAsia="zh-CN"/>
            </w:rPr>
          </w:rPrChange>
        </w:rPr>
      </w:pPr>
    </w:p>
    <w:p w14:paraId="72834E37" w14:textId="77777777" w:rsidR="003B380D" w:rsidRPr="0037353C" w:rsidRDefault="003B380D" w:rsidP="003B380D">
      <w:pPr>
        <w:pStyle w:val="Cover2"/>
        <w:rPr>
          <w:rFonts w:ascii="微软雅黑" w:eastAsia="微软雅黑" w:hAnsi="微软雅黑"/>
          <w:lang w:eastAsia="zh-CN"/>
          <w:rPrChange w:id="45" w:author="luolinlin" w:date="2022-10-11T17:51:00Z">
            <w:rPr>
              <w:rFonts w:ascii="Huawei Sans" w:eastAsia="方正兰亭黑简体" w:hAnsi="Huawei Sans"/>
              <w:lang w:eastAsia="zh-CN"/>
            </w:rPr>
          </w:rPrChange>
        </w:rPr>
      </w:pPr>
    </w:p>
    <w:p w14:paraId="325C7B4F" w14:textId="77777777" w:rsidR="003B380D" w:rsidRPr="0037353C" w:rsidRDefault="003B380D" w:rsidP="003B380D">
      <w:pPr>
        <w:pStyle w:val="Cover2"/>
        <w:jc w:val="left"/>
        <w:rPr>
          <w:rFonts w:ascii="微软雅黑" w:eastAsia="微软雅黑" w:hAnsi="微软雅黑"/>
          <w:lang w:eastAsia="zh-CN"/>
          <w:rPrChange w:id="46" w:author="luolinlin" w:date="2022-10-11T17:51:00Z">
            <w:rPr>
              <w:rFonts w:ascii="Huawei Sans" w:eastAsia="方正兰亭黑简体" w:hAnsi="Huawei Sans"/>
              <w:lang w:eastAsia="zh-CN"/>
            </w:rPr>
          </w:rPrChange>
        </w:rPr>
      </w:pPr>
    </w:p>
    <w:p w14:paraId="20F34BC2" w14:textId="77777777" w:rsidR="003B380D" w:rsidRPr="0037353C" w:rsidRDefault="003B380D" w:rsidP="003B380D">
      <w:pPr>
        <w:pStyle w:val="cover--"/>
        <w:rPr>
          <w:rFonts w:ascii="微软雅黑" w:eastAsia="微软雅黑" w:hAnsi="微软雅黑"/>
          <w:noProof/>
          <w:rPrChange w:id="47" w:author="luolinlin" w:date="2022-10-11T17:51:00Z">
            <w:rPr>
              <w:rFonts w:ascii="Huawei Sans" w:eastAsia="方正兰亭黑简体" w:hAnsi="Huawei Sans"/>
              <w:noProof/>
            </w:rPr>
          </w:rPrChange>
        </w:rPr>
      </w:pPr>
      <w:r w:rsidRPr="0037353C">
        <w:rPr>
          <w:rFonts w:ascii="微软雅黑" w:eastAsia="微软雅黑" w:hAnsi="微软雅黑"/>
          <w:noProof/>
          <w:rPrChange w:id="48" w:author="luolinlin" w:date="2022-10-11T17:51:00Z">
            <w:rPr>
              <w:rFonts w:ascii="Huawei Sans" w:eastAsia="方正兰亭黑简体" w:hAnsi="Huawei Sans"/>
              <w:noProof/>
            </w:rPr>
          </w:rPrChange>
        </w:rPr>
        <w:drawing>
          <wp:inline distT="0" distB="0" distL="0" distR="0" wp14:anchorId="1AB86C5F" wp14:editId="302239C7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24F3" w14:textId="77777777" w:rsidR="003B380D" w:rsidRPr="0037353C" w:rsidRDefault="003B380D" w:rsidP="003B380D">
      <w:pPr>
        <w:rPr>
          <w:rPrChange w:id="49" w:author="luolinlin" w:date="2022-10-11T17:51:00Z">
            <w:rPr>
              <w:rFonts w:ascii="Huawei Sans" w:eastAsia="方正兰亭黑简体" w:hAnsi="Huawei Sans"/>
            </w:rPr>
          </w:rPrChange>
        </w:rPr>
      </w:pPr>
      <w:r w:rsidRPr="0037353C">
        <w:rPr>
          <w:caps/>
          <w:rPrChange w:id="50" w:author="luolinlin" w:date="2022-10-11T17:51:00Z">
            <w:rPr>
              <w:rFonts w:ascii="Huawei Sans" w:eastAsia="方正兰亭黑简体" w:hAnsi="Huawei Sans"/>
              <w:caps/>
            </w:rPr>
          </w:rPrChange>
        </w:rPr>
        <w:fldChar w:fldCharType="begin"/>
      </w:r>
      <w:r w:rsidRPr="0037353C">
        <w:rPr>
          <w:caps/>
          <w:rPrChange w:id="51" w:author="luolinlin" w:date="2022-10-11T17:51:00Z">
            <w:rPr>
              <w:rFonts w:ascii="Huawei Sans" w:eastAsia="方正兰亭黑简体" w:hAnsi="Huawei Sans"/>
              <w:caps/>
            </w:rPr>
          </w:rPrChange>
        </w:rPr>
        <w:instrText xml:space="preserve"> DOCPROPERTY  Confidential </w:instrText>
      </w:r>
      <w:r w:rsidRPr="0037353C">
        <w:rPr>
          <w:caps/>
          <w:rPrChange w:id="52" w:author="luolinlin" w:date="2022-10-11T17:51:00Z">
            <w:rPr>
              <w:rFonts w:ascii="Huawei Sans" w:eastAsia="方正兰亭黑简体" w:hAnsi="Huawei Sans"/>
              <w:caps/>
            </w:rPr>
          </w:rPrChange>
        </w:rPr>
        <w:fldChar w:fldCharType="end"/>
      </w:r>
    </w:p>
    <w:p w14:paraId="23CC3F18" w14:textId="77777777" w:rsidR="003B380D" w:rsidRPr="0037353C" w:rsidRDefault="003B380D" w:rsidP="003B380D">
      <w:pPr>
        <w:pStyle w:val="Cover2"/>
        <w:rPr>
          <w:rFonts w:ascii="微软雅黑" w:eastAsia="微软雅黑" w:hAnsi="微软雅黑"/>
          <w:lang w:eastAsia="zh-CN"/>
          <w:rPrChange w:id="53" w:author="luolinlin" w:date="2022-10-11T17:51:00Z">
            <w:rPr>
              <w:rFonts w:ascii="Huawei Sans" w:eastAsia="方正兰亭黑简体" w:hAnsi="Huawei Sans"/>
              <w:lang w:eastAsia="zh-CN"/>
            </w:rPr>
          </w:rPrChange>
        </w:rPr>
      </w:pPr>
      <w:r w:rsidRPr="0037353C">
        <w:rPr>
          <w:rFonts w:ascii="微软雅黑" w:eastAsia="微软雅黑" w:hAnsi="微软雅黑" w:hint="eastAsia"/>
          <w:lang w:eastAsia="zh-CN"/>
          <w:rPrChange w:id="54" w:author="luolinlin" w:date="2022-10-11T17:51:00Z">
            <w:rPr>
              <w:rFonts w:ascii="Huawei Sans" w:eastAsia="方正兰亭黑简体" w:hAnsi="Huawei Sans" w:hint="eastAsia"/>
              <w:lang w:eastAsia="zh-CN"/>
            </w:rPr>
          </w:rPrChange>
        </w:rPr>
        <w:t>华为技术有限公司</w:t>
      </w:r>
    </w:p>
    <w:p w14:paraId="6D9D33C3" w14:textId="77777777" w:rsidR="003B380D" w:rsidRPr="0037353C" w:rsidRDefault="003B380D" w:rsidP="003B380D">
      <w:pPr>
        <w:topLinePunct w:val="0"/>
        <w:adjustRightInd/>
        <w:snapToGrid/>
        <w:spacing w:before="0" w:after="0" w:line="240" w:lineRule="auto"/>
        <w:ind w:left="0"/>
        <w:rPr>
          <w:rPrChange w:id="55" w:author="luolinlin" w:date="2022-10-11T17:51:00Z">
            <w:rPr>
              <w:rFonts w:ascii="Huawei Sans" w:eastAsia="方正兰亭黑简体" w:hAnsi="Huawei Sans"/>
            </w:rPr>
          </w:rPrChange>
        </w:rPr>
        <w:sectPr w:rsidR="003B380D" w:rsidRPr="0037353C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del w:id="56" w:author="luolinlin" w:date="2022-10-11T17:52:00Z">
        <w:r w:rsidRPr="0037353C" w:rsidDel="0037353C">
          <w:rPr>
            <w:rPrChange w:id="57" w:author="luolinlin" w:date="2022-10-11T17:51:00Z">
              <w:rPr>
                <w:rFonts w:ascii="Huawei Sans" w:eastAsia="方正兰亭黑简体" w:hAnsi="Huawei Sans"/>
              </w:rPr>
            </w:rPrChange>
          </w:rPr>
          <w:br w:type="page"/>
        </w:r>
      </w:del>
    </w:p>
    <w:bookmarkStart w:id="58" w:name="_Ref218071467" w:displacedByCustomXml="next"/>
    <w:bookmarkStart w:id="59" w:name="_Ref218071624" w:displacedByCustomXml="next"/>
    <w:bookmarkStart w:id="60" w:name="_Ref218071784" w:displacedByCustomXml="next"/>
    <w:bookmarkStart w:id="61" w:name="_Ref218072047" w:displacedByCustomXml="next"/>
    <w:bookmarkStart w:id="62" w:name="_Ref218422894" w:displacedByCustomXml="next"/>
    <w:bookmarkStart w:id="63" w:name="_Ref218422900" w:displacedByCustomXml="next"/>
    <w:bookmarkStart w:id="64" w:name="_Ref218423379" w:displacedByCustomXml="next"/>
    <w:bookmarkStart w:id="65" w:name="_Toc218425197" w:displacedByCustomXml="next"/>
    <w:bookmarkStart w:id="66" w:name="_Toc227138864" w:displacedByCustomXml="next"/>
    <w:bookmarkStart w:id="67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42D7BAF2" w14:textId="77777777" w:rsidR="003B380D" w:rsidRPr="0037353C" w:rsidRDefault="003B380D">
          <w:pPr>
            <w:pStyle w:val="Contents"/>
            <w:rPr>
              <w:rFonts w:ascii="微软雅黑" w:eastAsia="微软雅黑" w:hAnsi="微软雅黑"/>
              <w:rPrChange w:id="68" w:author="luolinlin" w:date="2022-10-11T17:51:00Z">
                <w:rPr/>
              </w:rPrChange>
            </w:rPr>
          </w:pPr>
          <w:r w:rsidRPr="0037353C">
            <w:rPr>
              <w:rFonts w:ascii="微软雅黑" w:eastAsia="微软雅黑" w:hAnsi="微软雅黑" w:hint="eastAsia"/>
              <w:lang w:val="zh-CN"/>
              <w:rPrChange w:id="69" w:author="luolinlin" w:date="2022-10-11T17:51:00Z">
                <w:rPr>
                  <w:rFonts w:hint="eastAsia"/>
                  <w:lang w:val="zh-CN"/>
                </w:rPr>
              </w:rPrChange>
            </w:rPr>
            <w:t>目录</w:t>
          </w:r>
        </w:p>
        <w:p w14:paraId="09D335B4" w14:textId="3A94F012" w:rsidR="00B70BC6" w:rsidRDefault="003B380D">
          <w:pPr>
            <w:pStyle w:val="TOC1"/>
            <w:tabs>
              <w:tab w:val="right" w:leader="dot" w:pos="9628"/>
            </w:tabs>
            <w:rPr>
              <w:ins w:id="70" w:author="luolinlin" w:date="2022-10-13T18:14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37353C">
            <w:rPr>
              <w:rFonts w:ascii="微软雅黑" w:eastAsia="微软雅黑" w:hAnsi="微软雅黑"/>
              <w:b w:val="0"/>
              <w:bCs w:val="0"/>
              <w:noProof/>
              <w:rPrChange w:id="71" w:author="luolinlin" w:date="2022-10-11T17:51:00Z">
                <w:rPr>
                  <w:b w:val="0"/>
                  <w:bCs w:val="0"/>
                  <w:noProof/>
                </w:rPr>
              </w:rPrChange>
            </w:rPr>
            <w:fldChar w:fldCharType="begin"/>
          </w:r>
          <w:r w:rsidRPr="0037353C">
            <w:rPr>
              <w:rFonts w:ascii="微软雅黑" w:eastAsia="微软雅黑" w:hAnsi="微软雅黑"/>
              <w:b w:val="0"/>
              <w:bCs w:val="0"/>
              <w:noProof/>
              <w:rPrChange w:id="72" w:author="luolinlin" w:date="2022-10-11T17:51:00Z">
                <w:rPr>
                  <w:b w:val="0"/>
                  <w:bCs w:val="0"/>
                  <w:noProof/>
                </w:rPr>
              </w:rPrChange>
            </w:rPr>
            <w:instrText xml:space="preserve"> TOC \o "1-3" \h \z \u </w:instrText>
          </w:r>
          <w:r w:rsidRPr="0037353C">
            <w:rPr>
              <w:rFonts w:ascii="微软雅黑" w:eastAsia="微软雅黑" w:hAnsi="微软雅黑"/>
              <w:b w:val="0"/>
              <w:bCs w:val="0"/>
              <w:noProof/>
              <w:rPrChange w:id="73" w:author="luolinlin" w:date="2022-10-11T17:51:00Z">
                <w:rPr>
                  <w:noProof/>
                </w:rPr>
              </w:rPrChange>
            </w:rPr>
            <w:fldChar w:fldCharType="separate"/>
          </w:r>
          <w:ins w:id="74" w:author="luolinlin" w:date="2022-10-13T18:14:00Z">
            <w:r w:rsidR="00B70BC6" w:rsidRPr="00E44FEA">
              <w:rPr>
                <w:rStyle w:val="af"/>
                <w:noProof/>
              </w:rPr>
              <w:fldChar w:fldCharType="begin"/>
            </w:r>
            <w:r w:rsidR="00B70BC6" w:rsidRPr="00E44FEA">
              <w:rPr>
                <w:rStyle w:val="af"/>
                <w:noProof/>
              </w:rPr>
              <w:instrText xml:space="preserve"> </w:instrText>
            </w:r>
            <w:r w:rsidR="00B70BC6">
              <w:rPr>
                <w:noProof/>
              </w:rPr>
              <w:instrText>HYPERLINK \l "_Toc116577265"</w:instrText>
            </w:r>
            <w:r w:rsidR="00B70BC6" w:rsidRPr="00E44FEA">
              <w:rPr>
                <w:rStyle w:val="af"/>
                <w:noProof/>
              </w:rPr>
              <w:instrText xml:space="preserve"> </w:instrText>
            </w:r>
            <w:r w:rsidR="00B70BC6" w:rsidRPr="00E44FEA">
              <w:rPr>
                <w:rStyle w:val="af"/>
                <w:noProof/>
              </w:rPr>
              <w:fldChar w:fldCharType="separate"/>
            </w:r>
            <w:r w:rsidR="00B70BC6" w:rsidRPr="00E44FEA">
              <w:rPr>
                <w:rStyle w:val="af"/>
                <w:rFonts w:cs="Huawei Sans"/>
                <w:noProof/>
              </w:rPr>
              <w:t>1</w:t>
            </w:r>
            <w:r w:rsidR="00B70BC6" w:rsidRPr="00E44FEA">
              <w:rPr>
                <w:rStyle w:val="af"/>
                <w:rFonts w:ascii="微软雅黑" w:eastAsia="微软雅黑" w:hAnsi="微软雅黑"/>
                <w:noProof/>
              </w:rPr>
              <w:t xml:space="preserve"> 代金券额度申请</w:t>
            </w:r>
            <w:r w:rsidR="00B70BC6">
              <w:rPr>
                <w:noProof/>
                <w:webHidden/>
              </w:rPr>
              <w:tab/>
            </w:r>
            <w:r w:rsidR="00B70BC6">
              <w:rPr>
                <w:noProof/>
                <w:webHidden/>
              </w:rPr>
              <w:fldChar w:fldCharType="begin"/>
            </w:r>
            <w:r w:rsidR="00B70BC6">
              <w:rPr>
                <w:noProof/>
                <w:webHidden/>
              </w:rPr>
              <w:instrText xml:space="preserve"> PAGEREF _Toc116577265 \h </w:instrText>
            </w:r>
          </w:ins>
          <w:r w:rsidR="00B70BC6">
            <w:rPr>
              <w:noProof/>
              <w:webHidden/>
            </w:rPr>
          </w:r>
          <w:r w:rsidR="00B70BC6">
            <w:rPr>
              <w:noProof/>
              <w:webHidden/>
            </w:rPr>
            <w:fldChar w:fldCharType="separate"/>
          </w:r>
          <w:ins w:id="75" w:author="luolinlin" w:date="2022-10-13T18:14:00Z">
            <w:r w:rsidR="00B70BC6">
              <w:rPr>
                <w:noProof/>
                <w:webHidden/>
              </w:rPr>
              <w:t>2</w:t>
            </w:r>
            <w:r w:rsidR="00B70BC6">
              <w:rPr>
                <w:noProof/>
                <w:webHidden/>
              </w:rPr>
              <w:fldChar w:fldCharType="end"/>
            </w:r>
            <w:r w:rsidR="00B70BC6" w:rsidRPr="00E44FEA">
              <w:rPr>
                <w:rStyle w:val="af"/>
                <w:noProof/>
              </w:rPr>
              <w:fldChar w:fldCharType="end"/>
            </w:r>
          </w:ins>
        </w:p>
        <w:p w14:paraId="06BFEA80" w14:textId="73A0D801" w:rsidR="00B70BC6" w:rsidRDefault="00B70BC6">
          <w:pPr>
            <w:pStyle w:val="TOC2"/>
            <w:tabs>
              <w:tab w:val="right" w:leader="dot" w:pos="9628"/>
            </w:tabs>
            <w:rPr>
              <w:ins w:id="76" w:author="luolinlin" w:date="2022-10-13T18:14:00Z"/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ins w:id="77" w:author="luolinlin" w:date="2022-10-13T18:14:00Z">
            <w:r w:rsidRPr="00E44FEA">
              <w:rPr>
                <w:rStyle w:val="af"/>
              </w:rPr>
              <w:fldChar w:fldCharType="begin"/>
            </w:r>
            <w:r w:rsidRPr="00E44FEA">
              <w:rPr>
                <w:rStyle w:val="af"/>
              </w:rPr>
              <w:instrText xml:space="preserve"> </w:instrText>
            </w:r>
            <w:r>
              <w:instrText>HYPERLINK \l "_Toc116577266"</w:instrText>
            </w:r>
            <w:r w:rsidRPr="00E44FEA">
              <w:rPr>
                <w:rStyle w:val="af"/>
              </w:rPr>
              <w:instrText xml:space="preserve"> </w:instrText>
            </w:r>
            <w:r w:rsidRPr="00E44FEA">
              <w:rPr>
                <w:rStyle w:val="af"/>
              </w:rPr>
              <w:fldChar w:fldCharType="separate"/>
            </w:r>
            <w:r w:rsidRPr="00E44FEA">
              <w:rPr>
                <w:rStyle w:val="af"/>
                <w:rFonts w:cs="Huawei Sans"/>
                <w:snapToGrid w:val="0"/>
              </w:rPr>
              <w:t>1.1</w:t>
            </w:r>
            <w:r w:rsidRPr="00E44FEA">
              <w:rPr>
                <w:rStyle w:val="af"/>
                <w:rFonts w:ascii="微软雅黑" w:eastAsia="微软雅黑" w:hAnsi="微软雅黑"/>
              </w:rPr>
              <w:t xml:space="preserve"> 填写代金券申请表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_Toc116577266 \h </w:instrText>
            </w:r>
          </w:ins>
          <w:r>
            <w:rPr>
              <w:webHidden/>
            </w:rPr>
          </w:r>
          <w:r>
            <w:rPr>
              <w:webHidden/>
            </w:rPr>
            <w:fldChar w:fldCharType="separate"/>
          </w:r>
          <w:ins w:id="78" w:author="luolinlin" w:date="2022-10-13T18:14:00Z"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  <w:r w:rsidRPr="00E44FEA">
              <w:rPr>
                <w:rStyle w:val="af"/>
              </w:rPr>
              <w:fldChar w:fldCharType="end"/>
            </w:r>
          </w:ins>
        </w:p>
        <w:p w14:paraId="0B93D525" w14:textId="1D31F128" w:rsidR="00B70BC6" w:rsidRDefault="00B70BC6">
          <w:pPr>
            <w:pStyle w:val="TOC2"/>
            <w:tabs>
              <w:tab w:val="right" w:leader="dot" w:pos="9628"/>
            </w:tabs>
            <w:rPr>
              <w:ins w:id="79" w:author="luolinlin" w:date="2022-10-13T18:14:00Z"/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ins w:id="80" w:author="luolinlin" w:date="2022-10-13T18:14:00Z">
            <w:r w:rsidRPr="00E44FEA">
              <w:rPr>
                <w:rStyle w:val="af"/>
              </w:rPr>
              <w:fldChar w:fldCharType="begin"/>
            </w:r>
            <w:r w:rsidRPr="00E44FEA">
              <w:rPr>
                <w:rStyle w:val="af"/>
              </w:rPr>
              <w:instrText xml:space="preserve"> </w:instrText>
            </w:r>
            <w:r>
              <w:instrText>HYPERLINK \l "_Toc116577267"</w:instrText>
            </w:r>
            <w:r w:rsidRPr="00E44FEA">
              <w:rPr>
                <w:rStyle w:val="af"/>
              </w:rPr>
              <w:instrText xml:space="preserve"> </w:instrText>
            </w:r>
            <w:r w:rsidRPr="00E44FEA">
              <w:rPr>
                <w:rStyle w:val="af"/>
              </w:rPr>
              <w:fldChar w:fldCharType="separate"/>
            </w:r>
            <w:r w:rsidRPr="00E44FEA">
              <w:rPr>
                <w:rStyle w:val="af"/>
                <w:rFonts w:cs="Huawei Sans"/>
                <w:snapToGrid w:val="0"/>
              </w:rPr>
              <w:t>1.2</w:t>
            </w:r>
            <w:r w:rsidRPr="00E44FEA">
              <w:rPr>
                <w:rStyle w:val="af"/>
                <w:rFonts w:ascii="微软雅黑" w:eastAsia="微软雅黑" w:hAnsi="微软雅黑"/>
              </w:rPr>
              <w:t xml:space="preserve"> 等待审批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_Toc116577267 \h </w:instrText>
            </w:r>
          </w:ins>
          <w:r>
            <w:rPr>
              <w:webHidden/>
            </w:rPr>
          </w:r>
          <w:r>
            <w:rPr>
              <w:webHidden/>
            </w:rPr>
            <w:fldChar w:fldCharType="separate"/>
          </w:r>
          <w:ins w:id="81" w:author="luolinlin" w:date="2022-10-13T18:14:00Z"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  <w:r w:rsidRPr="00E44FEA">
              <w:rPr>
                <w:rStyle w:val="af"/>
              </w:rPr>
              <w:fldChar w:fldCharType="end"/>
            </w:r>
          </w:ins>
        </w:p>
        <w:p w14:paraId="41649919" w14:textId="4C92B238" w:rsidR="00B70BC6" w:rsidRDefault="00B70BC6">
          <w:pPr>
            <w:pStyle w:val="TOC1"/>
            <w:tabs>
              <w:tab w:val="right" w:leader="dot" w:pos="9628"/>
            </w:tabs>
            <w:rPr>
              <w:ins w:id="82" w:author="luolinlin" w:date="2022-10-13T18:14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ins w:id="83" w:author="luolinlin" w:date="2022-10-13T18:14:00Z">
            <w:r w:rsidRPr="00E44FEA">
              <w:rPr>
                <w:rStyle w:val="af"/>
                <w:noProof/>
              </w:rPr>
              <w:fldChar w:fldCharType="begin"/>
            </w:r>
            <w:r w:rsidRPr="00E44FEA">
              <w:rPr>
                <w:rStyle w:val="af"/>
                <w:noProof/>
              </w:rPr>
              <w:instrText xml:space="preserve"> </w:instrText>
            </w:r>
            <w:r>
              <w:rPr>
                <w:noProof/>
              </w:rPr>
              <w:instrText>HYPERLINK \l "_Toc116577268"</w:instrText>
            </w:r>
            <w:r w:rsidRPr="00E44FEA">
              <w:rPr>
                <w:rStyle w:val="af"/>
                <w:noProof/>
              </w:rPr>
              <w:instrText xml:space="preserve"> </w:instrText>
            </w:r>
            <w:r w:rsidRPr="00E44FEA">
              <w:rPr>
                <w:rStyle w:val="af"/>
                <w:noProof/>
              </w:rPr>
              <w:fldChar w:fldCharType="separate"/>
            </w:r>
            <w:r w:rsidRPr="00E44FEA">
              <w:rPr>
                <w:rStyle w:val="af"/>
                <w:rFonts w:cs="Huawei Sans"/>
                <w:noProof/>
              </w:rPr>
              <w:t>2</w:t>
            </w:r>
            <w:r w:rsidRPr="00E44FEA">
              <w:rPr>
                <w:rStyle w:val="af"/>
                <w:rFonts w:ascii="微软雅黑" w:eastAsia="微软雅黑" w:hAnsi="微软雅黑"/>
                <w:noProof/>
              </w:rPr>
              <w:t xml:space="preserve"> 代金券发放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_Toc116577268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4" w:author="luolinlin" w:date="2022-10-13T18:14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E44FEA">
              <w:rPr>
                <w:rStyle w:val="af"/>
                <w:noProof/>
              </w:rPr>
              <w:fldChar w:fldCharType="end"/>
            </w:r>
          </w:ins>
        </w:p>
        <w:p w14:paraId="4B5237D0" w14:textId="6B50FB29" w:rsidR="00B70BC6" w:rsidRDefault="00B70BC6">
          <w:pPr>
            <w:pStyle w:val="TOC2"/>
            <w:tabs>
              <w:tab w:val="right" w:leader="dot" w:pos="9628"/>
            </w:tabs>
            <w:rPr>
              <w:ins w:id="85" w:author="luolinlin" w:date="2022-10-13T18:14:00Z"/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ins w:id="86" w:author="luolinlin" w:date="2022-10-13T18:14:00Z">
            <w:r w:rsidRPr="00E44FEA">
              <w:rPr>
                <w:rStyle w:val="af"/>
              </w:rPr>
              <w:fldChar w:fldCharType="begin"/>
            </w:r>
            <w:r w:rsidRPr="00E44FEA">
              <w:rPr>
                <w:rStyle w:val="af"/>
              </w:rPr>
              <w:instrText xml:space="preserve"> </w:instrText>
            </w:r>
            <w:r>
              <w:instrText>HYPERLINK \l "_Toc116577269"</w:instrText>
            </w:r>
            <w:r w:rsidRPr="00E44FEA">
              <w:rPr>
                <w:rStyle w:val="af"/>
              </w:rPr>
              <w:instrText xml:space="preserve"> </w:instrText>
            </w:r>
            <w:r w:rsidRPr="00E44FEA">
              <w:rPr>
                <w:rStyle w:val="af"/>
              </w:rPr>
              <w:fldChar w:fldCharType="separate"/>
            </w:r>
            <w:r w:rsidRPr="00E44FEA">
              <w:rPr>
                <w:rStyle w:val="af"/>
                <w:rFonts w:cs="Huawei Sans"/>
                <w:snapToGrid w:val="0"/>
              </w:rPr>
              <w:t>2.1</w:t>
            </w:r>
            <w:r w:rsidRPr="00E44FEA">
              <w:rPr>
                <w:rStyle w:val="af"/>
                <w:rFonts w:ascii="微软雅黑" w:eastAsia="微软雅黑" w:hAnsi="微软雅黑"/>
              </w:rPr>
              <w:t xml:space="preserve"> 收集学生在华为云的账号信息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_Toc116577269 \h </w:instrText>
            </w:r>
          </w:ins>
          <w:r>
            <w:rPr>
              <w:webHidden/>
            </w:rPr>
          </w:r>
          <w:r>
            <w:rPr>
              <w:webHidden/>
            </w:rPr>
            <w:fldChar w:fldCharType="separate"/>
          </w:r>
          <w:ins w:id="87" w:author="luolinlin" w:date="2022-10-13T18:14:00Z"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  <w:r w:rsidRPr="00E44FEA">
              <w:rPr>
                <w:rStyle w:val="af"/>
              </w:rPr>
              <w:fldChar w:fldCharType="end"/>
            </w:r>
          </w:ins>
        </w:p>
        <w:p w14:paraId="2C33F756" w14:textId="2ECA8C5C" w:rsidR="00B70BC6" w:rsidRDefault="00B70BC6">
          <w:pPr>
            <w:pStyle w:val="TOC2"/>
            <w:tabs>
              <w:tab w:val="right" w:leader="dot" w:pos="9628"/>
            </w:tabs>
            <w:rPr>
              <w:ins w:id="88" w:author="luolinlin" w:date="2022-10-13T18:14:00Z"/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ins w:id="89" w:author="luolinlin" w:date="2022-10-13T18:14:00Z">
            <w:r w:rsidRPr="00E44FEA">
              <w:rPr>
                <w:rStyle w:val="af"/>
              </w:rPr>
              <w:fldChar w:fldCharType="begin"/>
            </w:r>
            <w:r w:rsidRPr="00E44FEA">
              <w:rPr>
                <w:rStyle w:val="af"/>
              </w:rPr>
              <w:instrText xml:space="preserve"> </w:instrText>
            </w:r>
            <w:r>
              <w:instrText>HYPERLINK \l "_Toc116577270"</w:instrText>
            </w:r>
            <w:r w:rsidRPr="00E44FEA">
              <w:rPr>
                <w:rStyle w:val="af"/>
              </w:rPr>
              <w:instrText xml:space="preserve"> </w:instrText>
            </w:r>
            <w:r w:rsidRPr="00E44FEA">
              <w:rPr>
                <w:rStyle w:val="af"/>
              </w:rPr>
              <w:fldChar w:fldCharType="separate"/>
            </w:r>
            <w:r w:rsidRPr="00E44FEA">
              <w:rPr>
                <w:rStyle w:val="af"/>
                <w:rFonts w:cs="Huawei Sans"/>
                <w:snapToGrid w:val="0"/>
              </w:rPr>
              <w:t>2.2</w:t>
            </w:r>
            <w:r w:rsidRPr="00E44FEA">
              <w:rPr>
                <w:rStyle w:val="af"/>
                <w:rFonts w:ascii="微软雅黑" w:eastAsia="微软雅黑" w:hAnsi="微软雅黑"/>
              </w:rPr>
              <w:t xml:space="preserve"> 发放代金券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_Toc116577270 \h </w:instrText>
            </w:r>
          </w:ins>
          <w:r>
            <w:rPr>
              <w:webHidden/>
            </w:rPr>
          </w:r>
          <w:r>
            <w:rPr>
              <w:webHidden/>
            </w:rPr>
            <w:fldChar w:fldCharType="separate"/>
          </w:r>
          <w:ins w:id="90" w:author="luolinlin" w:date="2022-10-13T18:14:00Z"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  <w:r w:rsidRPr="00E44FEA">
              <w:rPr>
                <w:rStyle w:val="af"/>
              </w:rPr>
              <w:fldChar w:fldCharType="end"/>
            </w:r>
          </w:ins>
        </w:p>
        <w:p w14:paraId="60A470BD" w14:textId="2B2D0104" w:rsidR="00B70BC6" w:rsidRDefault="00B70BC6">
          <w:pPr>
            <w:pStyle w:val="TOC1"/>
            <w:tabs>
              <w:tab w:val="right" w:leader="dot" w:pos="9628"/>
            </w:tabs>
            <w:rPr>
              <w:ins w:id="91" w:author="luolinlin" w:date="2022-10-13T18:14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ins w:id="92" w:author="luolinlin" w:date="2022-10-13T18:14:00Z">
            <w:r w:rsidRPr="00E44FEA">
              <w:rPr>
                <w:rStyle w:val="af"/>
                <w:noProof/>
              </w:rPr>
              <w:fldChar w:fldCharType="begin"/>
            </w:r>
            <w:r w:rsidRPr="00E44FEA">
              <w:rPr>
                <w:rStyle w:val="af"/>
                <w:noProof/>
              </w:rPr>
              <w:instrText xml:space="preserve"> </w:instrText>
            </w:r>
            <w:r>
              <w:rPr>
                <w:noProof/>
              </w:rPr>
              <w:instrText>HYPERLINK \l "_Toc116577274"</w:instrText>
            </w:r>
            <w:r w:rsidRPr="00E44FEA">
              <w:rPr>
                <w:rStyle w:val="af"/>
                <w:noProof/>
              </w:rPr>
              <w:instrText xml:space="preserve"> </w:instrText>
            </w:r>
            <w:r w:rsidRPr="00E44FEA">
              <w:rPr>
                <w:rStyle w:val="af"/>
                <w:noProof/>
              </w:rPr>
              <w:fldChar w:fldCharType="separate"/>
            </w:r>
            <w:r w:rsidRPr="00E44FEA">
              <w:rPr>
                <w:rStyle w:val="af"/>
                <w:rFonts w:cs="Huawei Sans"/>
                <w:noProof/>
              </w:rPr>
              <w:t>3</w:t>
            </w:r>
            <w:r w:rsidRPr="00E44FEA">
              <w:rPr>
                <w:rStyle w:val="af"/>
                <w:rFonts w:ascii="微软雅黑" w:eastAsia="微软雅黑" w:hAnsi="微软雅黑"/>
                <w:noProof/>
              </w:rPr>
              <w:t xml:space="preserve"> 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_Toc116577274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3" w:author="luolinlin" w:date="2022-10-13T18:14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E44FEA">
              <w:rPr>
                <w:rStyle w:val="af"/>
                <w:noProof/>
              </w:rPr>
              <w:fldChar w:fldCharType="end"/>
            </w:r>
          </w:ins>
        </w:p>
        <w:p w14:paraId="1F85DBFA" w14:textId="19FDA51A" w:rsidR="00B70BC6" w:rsidRDefault="00B70BC6">
          <w:pPr>
            <w:pStyle w:val="TOC2"/>
            <w:tabs>
              <w:tab w:val="right" w:leader="dot" w:pos="9628"/>
            </w:tabs>
            <w:rPr>
              <w:ins w:id="94" w:author="luolinlin" w:date="2022-10-13T18:14:00Z"/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ins w:id="95" w:author="luolinlin" w:date="2022-10-13T18:14:00Z">
            <w:r w:rsidRPr="00E44FEA">
              <w:rPr>
                <w:rStyle w:val="af"/>
              </w:rPr>
              <w:fldChar w:fldCharType="begin"/>
            </w:r>
            <w:r w:rsidRPr="00E44FEA">
              <w:rPr>
                <w:rStyle w:val="af"/>
              </w:rPr>
              <w:instrText xml:space="preserve"> </w:instrText>
            </w:r>
            <w:r>
              <w:instrText>HYPERLINK \l "_Toc116577275"</w:instrText>
            </w:r>
            <w:r w:rsidRPr="00E44FEA">
              <w:rPr>
                <w:rStyle w:val="af"/>
              </w:rPr>
              <w:instrText xml:space="preserve"> </w:instrText>
            </w:r>
            <w:r w:rsidRPr="00E44FEA">
              <w:rPr>
                <w:rStyle w:val="af"/>
              </w:rPr>
              <w:fldChar w:fldCharType="separate"/>
            </w:r>
            <w:r w:rsidRPr="00E44FEA">
              <w:rPr>
                <w:rStyle w:val="af"/>
                <w:rFonts w:ascii="微软雅黑" w:eastAsia="微软雅黑" w:hAnsi="微软雅黑"/>
              </w:rPr>
              <w:t>附录1  如何获取华为云账号ID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_Toc116577275 \h </w:instrText>
            </w:r>
          </w:ins>
          <w:r>
            <w:rPr>
              <w:webHidden/>
            </w:rPr>
          </w:r>
          <w:r>
            <w:rPr>
              <w:webHidden/>
            </w:rPr>
            <w:fldChar w:fldCharType="separate"/>
          </w:r>
          <w:ins w:id="96" w:author="luolinlin" w:date="2022-10-13T18:14:00Z"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  <w:r w:rsidRPr="00E44FEA">
              <w:rPr>
                <w:rStyle w:val="af"/>
              </w:rPr>
              <w:fldChar w:fldCharType="end"/>
            </w:r>
          </w:ins>
        </w:p>
        <w:p w14:paraId="6D54CD13" w14:textId="3D8C7F63" w:rsidR="00B70BC6" w:rsidRDefault="00B70BC6">
          <w:pPr>
            <w:pStyle w:val="TOC2"/>
            <w:tabs>
              <w:tab w:val="right" w:leader="dot" w:pos="9628"/>
            </w:tabs>
            <w:rPr>
              <w:ins w:id="97" w:author="luolinlin" w:date="2022-10-13T18:14:00Z"/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ins w:id="98" w:author="luolinlin" w:date="2022-10-13T18:14:00Z">
            <w:r w:rsidRPr="00E44FEA">
              <w:rPr>
                <w:rStyle w:val="af"/>
              </w:rPr>
              <w:fldChar w:fldCharType="begin"/>
            </w:r>
            <w:r w:rsidRPr="00E44FEA">
              <w:rPr>
                <w:rStyle w:val="af"/>
              </w:rPr>
              <w:instrText xml:space="preserve"> </w:instrText>
            </w:r>
            <w:r>
              <w:instrText>HYPERLINK \l "_Toc116577276"</w:instrText>
            </w:r>
            <w:r w:rsidRPr="00E44FEA">
              <w:rPr>
                <w:rStyle w:val="af"/>
              </w:rPr>
              <w:instrText xml:space="preserve"> </w:instrText>
            </w:r>
            <w:r w:rsidRPr="00E44FEA">
              <w:rPr>
                <w:rStyle w:val="af"/>
              </w:rPr>
              <w:fldChar w:fldCharType="separate"/>
            </w:r>
            <w:r w:rsidRPr="00E44FEA">
              <w:rPr>
                <w:rStyle w:val="af"/>
                <w:rFonts w:ascii="微软雅黑" w:eastAsia="微软雅黑" w:hAnsi="微软雅黑"/>
              </w:rPr>
              <w:t>附录2  实名认证和教师认证操作方法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_Toc116577276 \h </w:instrText>
            </w:r>
          </w:ins>
          <w:r>
            <w:rPr>
              <w:webHidden/>
            </w:rPr>
          </w:r>
          <w:r>
            <w:rPr>
              <w:webHidden/>
            </w:rPr>
            <w:fldChar w:fldCharType="separate"/>
          </w:r>
          <w:ins w:id="99" w:author="luolinlin" w:date="2022-10-13T18:14:00Z"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  <w:r w:rsidRPr="00E44FEA">
              <w:rPr>
                <w:rStyle w:val="af"/>
              </w:rPr>
              <w:fldChar w:fldCharType="end"/>
            </w:r>
          </w:ins>
        </w:p>
        <w:p w14:paraId="7382D628" w14:textId="1BFB114B" w:rsidR="000B5947" w:rsidRPr="0037353C" w:rsidDel="00B53C1E" w:rsidRDefault="000B5947">
          <w:pPr>
            <w:pStyle w:val="TOC1"/>
            <w:tabs>
              <w:tab w:val="right" w:leader="dot" w:pos="9628"/>
            </w:tabs>
            <w:rPr>
              <w:del w:id="100" w:author="luolinlin" w:date="2022-10-11T16:50:00Z"/>
              <w:rFonts w:ascii="微软雅黑" w:eastAsia="微软雅黑" w:hAnsi="微软雅黑" w:cstheme="minorBidi"/>
              <w:b w:val="0"/>
              <w:bCs w:val="0"/>
              <w:noProof/>
              <w:kern w:val="2"/>
              <w:sz w:val="21"/>
              <w:szCs w:val="22"/>
              <w:rPrChange w:id="101" w:author="luolinlin" w:date="2022-10-11T17:51:00Z">
                <w:rPr>
                  <w:del w:id="102" w:author="luolinlin" w:date="2022-10-11T16:50:00Z"/>
                  <w:rFonts w:asciiTheme="minorHAnsi" w:eastAsiaTheme="minorEastAsia" w:hAnsiTheme="minorHAnsi" w:cstheme="minorBidi"/>
                  <w:b w:val="0"/>
                  <w:bCs w:val="0"/>
                  <w:noProof/>
                  <w:kern w:val="2"/>
                  <w:sz w:val="21"/>
                  <w:szCs w:val="22"/>
                </w:rPr>
              </w:rPrChange>
            </w:rPr>
          </w:pPr>
          <w:del w:id="103" w:author="luolinlin" w:date="2022-10-11T16:42:00Z">
            <w:r w:rsidRPr="0037353C" w:rsidDel="007E7EA7">
              <w:rPr>
                <w:rFonts w:ascii="微软雅黑" w:eastAsia="微软雅黑" w:hAnsi="微软雅黑"/>
                <w:rPrChange w:id="104" w:author="luolinlin" w:date="2022-10-11T17:51:00Z">
                  <w:rPr>
                    <w:rStyle w:val="af"/>
                    <w:rFonts w:cs="Huawei Sans"/>
                    <w:noProof/>
                  </w:rPr>
                </w:rPrChange>
              </w:rPr>
              <w:delText>1</w:delText>
            </w:r>
            <w:r w:rsidRPr="0037353C" w:rsidDel="007E7EA7">
              <w:rPr>
                <w:rFonts w:ascii="微软雅黑" w:eastAsia="微软雅黑" w:hAnsi="微软雅黑"/>
                <w:rPrChange w:id="105" w:author="luolinlin" w:date="2022-10-11T17:51:00Z">
                  <w:rPr>
                    <w:rStyle w:val="af"/>
                    <w:noProof/>
                  </w:rPr>
                </w:rPrChange>
              </w:rPr>
              <w:delText xml:space="preserve"> </w:delText>
            </w:r>
          </w:del>
          <w:del w:id="106" w:author="luolinlin" w:date="2022-10-11T16:50:00Z">
            <w:r w:rsidRPr="0037353C" w:rsidDel="00B53C1E">
              <w:rPr>
                <w:rFonts w:ascii="微软雅黑" w:eastAsia="微软雅黑" w:hAnsi="微软雅黑" w:hint="eastAsia"/>
                <w:rPrChange w:id="107" w:author="luolinlin" w:date="2022-10-11T17:51:00Z">
                  <w:rPr>
                    <w:rStyle w:val="af"/>
                    <w:rFonts w:hint="eastAsia"/>
                    <w:noProof/>
                  </w:rPr>
                </w:rPrChange>
              </w:rPr>
              <w:delText>代金券申请与发放操作指南</w:delText>
            </w:r>
            <w:r w:rsidRPr="0037353C" w:rsidDel="00B53C1E">
              <w:rPr>
                <w:rFonts w:ascii="微软雅黑" w:eastAsia="微软雅黑" w:hAnsi="微软雅黑"/>
                <w:noProof/>
                <w:webHidden/>
                <w:rPrChange w:id="108" w:author="luolinlin" w:date="2022-10-11T17:51:00Z">
                  <w:rPr>
                    <w:noProof/>
                    <w:webHidden/>
                  </w:rPr>
                </w:rPrChange>
              </w:rPr>
              <w:tab/>
              <w:delText>2</w:delText>
            </w:r>
          </w:del>
        </w:p>
        <w:p w14:paraId="7D5EA474" w14:textId="12546138" w:rsidR="000B5947" w:rsidRPr="0037353C" w:rsidDel="00B53C1E" w:rsidRDefault="000B5947">
          <w:pPr>
            <w:pStyle w:val="TOC2"/>
            <w:tabs>
              <w:tab w:val="right" w:leader="dot" w:pos="9628"/>
            </w:tabs>
            <w:rPr>
              <w:del w:id="109" w:author="luolinlin" w:date="2022-10-11T16:50:00Z"/>
              <w:rFonts w:ascii="微软雅黑" w:eastAsia="微软雅黑" w:hAnsi="微软雅黑" w:cstheme="minorBidi"/>
              <w:kern w:val="2"/>
              <w:sz w:val="21"/>
              <w:szCs w:val="22"/>
              <w:rPrChange w:id="110" w:author="luolinlin" w:date="2022-10-11T17:51:00Z">
                <w:rPr>
                  <w:del w:id="111" w:author="luolinlin" w:date="2022-10-11T16:50:00Z"/>
                  <w:rFonts w:asciiTheme="minorHAnsi" w:eastAsiaTheme="minorEastAsia" w:hAnsiTheme="minorHAnsi" w:cstheme="minorBidi"/>
                  <w:kern w:val="2"/>
                  <w:sz w:val="21"/>
                  <w:szCs w:val="22"/>
                </w:rPr>
              </w:rPrChange>
            </w:rPr>
          </w:pPr>
          <w:del w:id="112" w:author="luolinlin" w:date="2022-10-11T16:42:00Z">
            <w:r w:rsidRPr="0037353C" w:rsidDel="007E7EA7">
              <w:rPr>
                <w:rFonts w:ascii="微软雅黑" w:eastAsia="微软雅黑" w:hAnsi="微软雅黑"/>
                <w:rPrChange w:id="113" w:author="luolinlin" w:date="2022-10-11T17:51:00Z">
                  <w:rPr>
                    <w:rStyle w:val="af"/>
                    <w:rFonts w:cs="Huawei Sans"/>
                    <w:snapToGrid w:val="0"/>
                  </w:rPr>
                </w:rPrChange>
              </w:rPr>
              <w:delText>1.</w:delText>
            </w:r>
          </w:del>
          <w:del w:id="114" w:author="luolinlin" w:date="2022-10-11T16:50:00Z">
            <w:r w:rsidRPr="0037353C" w:rsidDel="00B53C1E">
              <w:rPr>
                <w:rFonts w:ascii="微软雅黑" w:eastAsia="微软雅黑" w:hAnsi="微软雅黑"/>
                <w:rPrChange w:id="115" w:author="luolinlin" w:date="2022-10-11T17:51:00Z">
                  <w:rPr>
                    <w:rStyle w:val="af"/>
                    <w:rFonts w:cs="Huawei Sans"/>
                    <w:snapToGrid w:val="0"/>
                  </w:rPr>
                </w:rPrChange>
              </w:rPr>
              <w:delText>1</w:delText>
            </w:r>
            <w:r w:rsidRPr="0037353C" w:rsidDel="00B53C1E">
              <w:rPr>
                <w:rFonts w:ascii="微软雅黑" w:eastAsia="微软雅黑" w:hAnsi="微软雅黑"/>
                <w:rPrChange w:id="116" w:author="luolinlin" w:date="2022-10-11T17:51:00Z">
                  <w:rPr>
                    <w:rStyle w:val="af"/>
                  </w:rPr>
                </w:rPrChange>
              </w:rPr>
              <w:delText xml:space="preserve"> </w:delText>
            </w:r>
            <w:r w:rsidRPr="0037353C" w:rsidDel="00B53C1E">
              <w:rPr>
                <w:rFonts w:ascii="微软雅黑" w:eastAsia="微软雅黑" w:hAnsi="微软雅黑" w:hint="eastAsia"/>
                <w:rPrChange w:id="117" w:author="luolinlin" w:date="2022-10-11T17:51:00Z">
                  <w:rPr>
                    <w:rStyle w:val="af"/>
                    <w:rFonts w:hint="eastAsia"/>
                  </w:rPr>
                </w:rPrChange>
              </w:rPr>
              <w:delText>代金券申请</w:delText>
            </w:r>
            <w:r w:rsidRPr="0037353C" w:rsidDel="00B53C1E">
              <w:rPr>
                <w:rFonts w:ascii="微软雅黑" w:eastAsia="微软雅黑" w:hAnsi="微软雅黑"/>
                <w:webHidden/>
                <w:rPrChange w:id="118" w:author="luolinlin" w:date="2022-10-11T17:51:00Z">
                  <w:rPr>
                    <w:webHidden/>
                  </w:rPr>
                </w:rPrChange>
              </w:rPr>
              <w:tab/>
              <w:delText>2</w:delText>
            </w:r>
          </w:del>
        </w:p>
        <w:p w14:paraId="32D7F3F2" w14:textId="6B4ED0B1" w:rsidR="000B5947" w:rsidRPr="0037353C" w:rsidDel="00B53C1E" w:rsidRDefault="000B5947">
          <w:pPr>
            <w:pStyle w:val="TOC3"/>
            <w:tabs>
              <w:tab w:val="right" w:leader="dot" w:pos="9628"/>
            </w:tabs>
            <w:rPr>
              <w:del w:id="119" w:author="luolinlin" w:date="2022-10-11T16:50:00Z"/>
              <w:rFonts w:ascii="微软雅黑" w:eastAsia="微软雅黑" w:hAnsi="微软雅黑" w:cstheme="minorBidi"/>
              <w:kern w:val="2"/>
              <w:sz w:val="21"/>
              <w:szCs w:val="22"/>
              <w:rPrChange w:id="120" w:author="luolinlin" w:date="2022-10-11T17:51:00Z">
                <w:rPr>
                  <w:del w:id="121" w:author="luolinlin" w:date="2022-10-11T16:50:00Z"/>
                  <w:rFonts w:asciiTheme="minorHAnsi" w:eastAsiaTheme="minorEastAsia" w:hAnsiTheme="minorHAnsi" w:cstheme="minorBidi"/>
                  <w:kern w:val="2"/>
                  <w:sz w:val="21"/>
                  <w:szCs w:val="22"/>
                </w:rPr>
              </w:rPrChange>
            </w:rPr>
          </w:pPr>
          <w:del w:id="122" w:author="luolinlin" w:date="2022-10-11T16:50:00Z">
            <w:r w:rsidRPr="0037353C" w:rsidDel="00B53C1E">
              <w:rPr>
                <w:rFonts w:ascii="微软雅黑" w:eastAsia="微软雅黑" w:hAnsi="微软雅黑"/>
                <w:rPrChange w:id="123" w:author="luolinlin" w:date="2022-10-11T17:51:00Z">
                  <w:rPr>
                    <w:rStyle w:val="af"/>
                    <w:rFonts w:cs="Huawei Sans"/>
                    <w:bCs/>
                    <w:snapToGrid w:val="0"/>
                  </w:rPr>
                </w:rPrChange>
              </w:rPr>
              <w:delText>1.1.1</w:delText>
            </w:r>
            <w:r w:rsidRPr="0037353C" w:rsidDel="00B53C1E">
              <w:rPr>
                <w:rFonts w:ascii="微软雅黑" w:eastAsia="微软雅黑" w:hAnsi="微软雅黑"/>
                <w:rPrChange w:id="124" w:author="luolinlin" w:date="2022-10-11T17:51:00Z">
                  <w:rPr>
                    <w:rStyle w:val="af"/>
                  </w:rPr>
                </w:rPrChange>
              </w:rPr>
              <w:delText xml:space="preserve"> </w:delText>
            </w:r>
            <w:r w:rsidRPr="0037353C" w:rsidDel="00B53C1E">
              <w:rPr>
                <w:rFonts w:ascii="微软雅黑" w:eastAsia="微软雅黑" w:hAnsi="微软雅黑" w:hint="eastAsia"/>
                <w:rPrChange w:id="125" w:author="luolinlin" w:date="2022-10-11T17:51:00Z">
                  <w:rPr>
                    <w:rStyle w:val="af"/>
                    <w:rFonts w:hint="eastAsia"/>
                  </w:rPr>
                </w:rPrChange>
              </w:rPr>
              <w:delText>协议老师填写代金券申请表</w:delText>
            </w:r>
            <w:r w:rsidRPr="0037353C" w:rsidDel="00B53C1E">
              <w:rPr>
                <w:rFonts w:ascii="微软雅黑" w:eastAsia="微软雅黑" w:hAnsi="微软雅黑"/>
                <w:webHidden/>
                <w:rPrChange w:id="126" w:author="luolinlin" w:date="2022-10-11T17:51:00Z">
                  <w:rPr>
                    <w:webHidden/>
                  </w:rPr>
                </w:rPrChange>
              </w:rPr>
              <w:tab/>
              <w:delText>2</w:delText>
            </w:r>
          </w:del>
        </w:p>
        <w:p w14:paraId="21B663DB" w14:textId="2AE03D34" w:rsidR="000B5947" w:rsidRPr="0037353C" w:rsidDel="00B53C1E" w:rsidRDefault="000B5947">
          <w:pPr>
            <w:pStyle w:val="TOC2"/>
            <w:tabs>
              <w:tab w:val="right" w:leader="dot" w:pos="9628"/>
            </w:tabs>
            <w:rPr>
              <w:del w:id="127" w:author="luolinlin" w:date="2022-10-11T16:50:00Z"/>
              <w:rFonts w:ascii="微软雅黑" w:eastAsia="微软雅黑" w:hAnsi="微软雅黑" w:cstheme="minorBidi"/>
              <w:kern w:val="2"/>
              <w:sz w:val="21"/>
              <w:szCs w:val="22"/>
              <w:rPrChange w:id="128" w:author="luolinlin" w:date="2022-10-11T17:51:00Z">
                <w:rPr>
                  <w:del w:id="129" w:author="luolinlin" w:date="2022-10-11T16:50:00Z"/>
                  <w:rFonts w:asciiTheme="minorHAnsi" w:eastAsiaTheme="minorEastAsia" w:hAnsiTheme="minorHAnsi" w:cstheme="minorBidi"/>
                  <w:kern w:val="2"/>
                  <w:sz w:val="21"/>
                  <w:szCs w:val="22"/>
                </w:rPr>
              </w:rPrChange>
            </w:rPr>
          </w:pPr>
          <w:del w:id="130" w:author="luolinlin" w:date="2022-10-11T16:50:00Z">
            <w:r w:rsidRPr="0037353C" w:rsidDel="00B53C1E">
              <w:rPr>
                <w:rFonts w:ascii="微软雅黑" w:eastAsia="微软雅黑" w:hAnsi="微软雅黑"/>
                <w:rPrChange w:id="131" w:author="luolinlin" w:date="2022-10-11T17:51:00Z">
                  <w:rPr>
                    <w:rStyle w:val="af"/>
                    <w:rFonts w:cs="Huawei Sans"/>
                    <w:snapToGrid w:val="0"/>
                  </w:rPr>
                </w:rPrChange>
              </w:rPr>
              <w:delText>1.2</w:delText>
            </w:r>
            <w:r w:rsidRPr="0037353C" w:rsidDel="00B53C1E">
              <w:rPr>
                <w:rFonts w:ascii="微软雅黑" w:eastAsia="微软雅黑" w:hAnsi="微软雅黑"/>
                <w:rPrChange w:id="132" w:author="luolinlin" w:date="2022-10-11T17:51:00Z">
                  <w:rPr>
                    <w:rStyle w:val="af"/>
                  </w:rPr>
                </w:rPrChange>
              </w:rPr>
              <w:delText xml:space="preserve"> </w:delText>
            </w:r>
            <w:r w:rsidRPr="0037353C" w:rsidDel="00B53C1E">
              <w:rPr>
                <w:rFonts w:ascii="微软雅黑" w:eastAsia="微软雅黑" w:hAnsi="微软雅黑" w:hint="eastAsia"/>
                <w:rPrChange w:id="133" w:author="luolinlin" w:date="2022-10-11T17:51:00Z">
                  <w:rPr>
                    <w:rStyle w:val="af"/>
                    <w:rFonts w:hint="eastAsia"/>
                  </w:rPr>
                </w:rPrChange>
              </w:rPr>
              <w:delText>等待审批</w:delText>
            </w:r>
            <w:r w:rsidRPr="0037353C" w:rsidDel="00B53C1E">
              <w:rPr>
                <w:rFonts w:ascii="微软雅黑" w:eastAsia="微软雅黑" w:hAnsi="微软雅黑"/>
                <w:webHidden/>
                <w:rPrChange w:id="134" w:author="luolinlin" w:date="2022-10-11T17:51:00Z">
                  <w:rPr>
                    <w:webHidden/>
                  </w:rPr>
                </w:rPrChange>
              </w:rPr>
              <w:tab/>
              <w:delText>5</w:delText>
            </w:r>
          </w:del>
        </w:p>
        <w:p w14:paraId="6D219356" w14:textId="3E8DEED2" w:rsidR="000B5947" w:rsidRPr="0037353C" w:rsidDel="00B53C1E" w:rsidRDefault="000B5947">
          <w:pPr>
            <w:pStyle w:val="TOC2"/>
            <w:tabs>
              <w:tab w:val="right" w:leader="dot" w:pos="9628"/>
            </w:tabs>
            <w:rPr>
              <w:del w:id="135" w:author="luolinlin" w:date="2022-10-11T16:50:00Z"/>
              <w:rFonts w:ascii="微软雅黑" w:eastAsia="微软雅黑" w:hAnsi="微软雅黑" w:cstheme="minorBidi"/>
              <w:kern w:val="2"/>
              <w:sz w:val="21"/>
              <w:szCs w:val="22"/>
              <w:rPrChange w:id="136" w:author="luolinlin" w:date="2022-10-11T17:51:00Z">
                <w:rPr>
                  <w:del w:id="137" w:author="luolinlin" w:date="2022-10-11T16:50:00Z"/>
                  <w:rFonts w:asciiTheme="minorHAnsi" w:eastAsiaTheme="minorEastAsia" w:hAnsiTheme="minorHAnsi" w:cstheme="minorBidi"/>
                  <w:kern w:val="2"/>
                  <w:sz w:val="21"/>
                  <w:szCs w:val="22"/>
                </w:rPr>
              </w:rPrChange>
            </w:rPr>
          </w:pPr>
          <w:del w:id="138" w:author="luolinlin" w:date="2022-10-11T16:50:00Z">
            <w:r w:rsidRPr="0037353C" w:rsidDel="00B53C1E">
              <w:rPr>
                <w:rFonts w:ascii="微软雅黑" w:eastAsia="微软雅黑" w:hAnsi="微软雅黑"/>
                <w:rPrChange w:id="139" w:author="luolinlin" w:date="2022-10-11T17:51:00Z">
                  <w:rPr>
                    <w:rStyle w:val="af"/>
                    <w:rFonts w:cs="Huawei Sans"/>
                    <w:snapToGrid w:val="0"/>
                  </w:rPr>
                </w:rPrChange>
              </w:rPr>
              <w:delText>1.3</w:delText>
            </w:r>
            <w:r w:rsidRPr="0037353C" w:rsidDel="00B53C1E">
              <w:rPr>
                <w:rFonts w:ascii="微软雅黑" w:eastAsia="微软雅黑" w:hAnsi="微软雅黑"/>
                <w:rPrChange w:id="140" w:author="luolinlin" w:date="2022-10-11T17:51:00Z">
                  <w:rPr>
                    <w:rStyle w:val="af"/>
                  </w:rPr>
                </w:rPrChange>
              </w:rPr>
              <w:delText xml:space="preserve"> </w:delText>
            </w:r>
            <w:r w:rsidRPr="0037353C" w:rsidDel="00B53C1E">
              <w:rPr>
                <w:rFonts w:ascii="微软雅黑" w:eastAsia="微软雅黑" w:hAnsi="微软雅黑" w:hint="eastAsia"/>
                <w:rPrChange w:id="141" w:author="luolinlin" w:date="2022-10-11T17:51:00Z">
                  <w:rPr>
                    <w:rStyle w:val="af"/>
                    <w:rFonts w:hint="eastAsia"/>
                  </w:rPr>
                </w:rPrChange>
              </w:rPr>
              <w:delText>代金券发放</w:delText>
            </w:r>
            <w:r w:rsidRPr="0037353C" w:rsidDel="00B53C1E">
              <w:rPr>
                <w:rFonts w:ascii="微软雅黑" w:eastAsia="微软雅黑" w:hAnsi="微软雅黑"/>
                <w:webHidden/>
                <w:rPrChange w:id="142" w:author="luolinlin" w:date="2022-10-11T17:51:00Z">
                  <w:rPr>
                    <w:webHidden/>
                  </w:rPr>
                </w:rPrChange>
              </w:rPr>
              <w:tab/>
              <w:delText>5</w:delText>
            </w:r>
          </w:del>
        </w:p>
        <w:p w14:paraId="3C1E2EB9" w14:textId="1876A6FB" w:rsidR="000B5947" w:rsidRPr="0037353C" w:rsidDel="00B53C1E" w:rsidRDefault="000B5947">
          <w:pPr>
            <w:pStyle w:val="TOC3"/>
            <w:tabs>
              <w:tab w:val="right" w:leader="dot" w:pos="9628"/>
            </w:tabs>
            <w:rPr>
              <w:del w:id="143" w:author="luolinlin" w:date="2022-10-11T16:50:00Z"/>
              <w:rFonts w:ascii="微软雅黑" w:eastAsia="微软雅黑" w:hAnsi="微软雅黑" w:cstheme="minorBidi"/>
              <w:kern w:val="2"/>
              <w:sz w:val="21"/>
              <w:szCs w:val="22"/>
              <w:rPrChange w:id="144" w:author="luolinlin" w:date="2022-10-11T17:51:00Z">
                <w:rPr>
                  <w:del w:id="145" w:author="luolinlin" w:date="2022-10-11T16:50:00Z"/>
                  <w:rFonts w:asciiTheme="minorHAnsi" w:eastAsiaTheme="minorEastAsia" w:hAnsiTheme="minorHAnsi" w:cstheme="minorBidi"/>
                  <w:kern w:val="2"/>
                  <w:sz w:val="21"/>
                  <w:szCs w:val="22"/>
                </w:rPr>
              </w:rPrChange>
            </w:rPr>
          </w:pPr>
          <w:del w:id="146" w:author="luolinlin" w:date="2022-10-11T16:50:00Z">
            <w:r w:rsidRPr="0037353C" w:rsidDel="00B53C1E">
              <w:rPr>
                <w:rFonts w:ascii="微软雅黑" w:eastAsia="微软雅黑" w:hAnsi="微软雅黑"/>
                <w:rPrChange w:id="147" w:author="luolinlin" w:date="2022-10-11T17:51:00Z">
                  <w:rPr>
                    <w:rStyle w:val="af"/>
                    <w:rFonts w:cs="Huawei Sans"/>
                    <w:bCs/>
                    <w:snapToGrid w:val="0"/>
                    <w:lang w:eastAsia="en-US"/>
                  </w:rPr>
                </w:rPrChange>
              </w:rPr>
              <w:delText>1.3.1</w:delText>
            </w:r>
            <w:r w:rsidRPr="0037353C" w:rsidDel="00B53C1E">
              <w:rPr>
                <w:rFonts w:ascii="微软雅黑" w:eastAsia="微软雅黑" w:hAnsi="微软雅黑"/>
                <w:rPrChange w:id="148" w:author="luolinlin" w:date="2022-10-11T17:51:00Z">
                  <w:rPr>
                    <w:rStyle w:val="af"/>
                    <w:lang w:eastAsia="en-US"/>
                  </w:rPr>
                </w:rPrChange>
              </w:rPr>
              <w:delText xml:space="preserve"> </w:delText>
            </w:r>
            <w:r w:rsidRPr="0037353C" w:rsidDel="00B53C1E">
              <w:rPr>
                <w:rFonts w:ascii="微软雅黑" w:eastAsia="微软雅黑" w:hAnsi="微软雅黑" w:hint="eastAsia"/>
                <w:rPrChange w:id="149" w:author="luolinlin" w:date="2022-10-11T17:51:00Z">
                  <w:rPr>
                    <w:rStyle w:val="af"/>
                    <w:rFonts w:hint="eastAsia"/>
                    <w:lang w:eastAsia="en-US"/>
                  </w:rPr>
                </w:rPrChange>
              </w:rPr>
              <w:delText>收集学生账号信息</w:delText>
            </w:r>
            <w:r w:rsidRPr="0037353C" w:rsidDel="00B53C1E">
              <w:rPr>
                <w:rFonts w:ascii="微软雅黑" w:eastAsia="微软雅黑" w:hAnsi="微软雅黑"/>
                <w:webHidden/>
                <w:rPrChange w:id="150" w:author="luolinlin" w:date="2022-10-11T17:51:00Z">
                  <w:rPr>
                    <w:webHidden/>
                  </w:rPr>
                </w:rPrChange>
              </w:rPr>
              <w:tab/>
              <w:delText>5</w:delText>
            </w:r>
          </w:del>
        </w:p>
        <w:p w14:paraId="6CF33902" w14:textId="5000AD7D" w:rsidR="000B5947" w:rsidRPr="0037353C" w:rsidDel="00B53C1E" w:rsidRDefault="000B5947">
          <w:pPr>
            <w:pStyle w:val="TOC3"/>
            <w:tabs>
              <w:tab w:val="right" w:leader="dot" w:pos="9628"/>
            </w:tabs>
            <w:rPr>
              <w:del w:id="151" w:author="luolinlin" w:date="2022-10-11T16:50:00Z"/>
              <w:rFonts w:ascii="微软雅黑" w:eastAsia="微软雅黑" w:hAnsi="微软雅黑" w:cstheme="minorBidi"/>
              <w:kern w:val="2"/>
              <w:sz w:val="21"/>
              <w:szCs w:val="22"/>
              <w:rPrChange w:id="152" w:author="luolinlin" w:date="2022-10-11T17:51:00Z">
                <w:rPr>
                  <w:del w:id="153" w:author="luolinlin" w:date="2022-10-11T16:50:00Z"/>
                  <w:rFonts w:asciiTheme="minorHAnsi" w:eastAsiaTheme="minorEastAsia" w:hAnsiTheme="minorHAnsi" w:cstheme="minorBidi"/>
                  <w:kern w:val="2"/>
                  <w:sz w:val="21"/>
                  <w:szCs w:val="22"/>
                </w:rPr>
              </w:rPrChange>
            </w:rPr>
          </w:pPr>
          <w:del w:id="154" w:author="luolinlin" w:date="2022-10-11T16:50:00Z">
            <w:r w:rsidRPr="0037353C" w:rsidDel="00B53C1E">
              <w:rPr>
                <w:rFonts w:ascii="微软雅黑" w:eastAsia="微软雅黑" w:hAnsi="微软雅黑"/>
                <w:rPrChange w:id="155" w:author="luolinlin" w:date="2022-10-11T17:51:00Z">
                  <w:rPr>
                    <w:rStyle w:val="af"/>
                    <w:rFonts w:cs="Huawei Sans"/>
                    <w:bCs/>
                    <w:snapToGrid w:val="0"/>
                    <w:lang w:eastAsia="en-US"/>
                  </w:rPr>
                </w:rPrChange>
              </w:rPr>
              <w:delText>1.3.2</w:delText>
            </w:r>
            <w:r w:rsidRPr="0037353C" w:rsidDel="00B53C1E">
              <w:rPr>
                <w:rFonts w:ascii="微软雅黑" w:eastAsia="微软雅黑" w:hAnsi="微软雅黑"/>
                <w:rPrChange w:id="156" w:author="luolinlin" w:date="2022-10-11T17:51:00Z">
                  <w:rPr>
                    <w:rStyle w:val="af"/>
                    <w:lang w:eastAsia="en-US"/>
                  </w:rPr>
                </w:rPrChange>
              </w:rPr>
              <w:delText xml:space="preserve"> </w:delText>
            </w:r>
            <w:r w:rsidRPr="0037353C" w:rsidDel="00B53C1E">
              <w:rPr>
                <w:rFonts w:ascii="微软雅黑" w:eastAsia="微软雅黑" w:hAnsi="微软雅黑" w:hint="eastAsia"/>
                <w:rPrChange w:id="157" w:author="luolinlin" w:date="2022-10-11T17:51:00Z">
                  <w:rPr>
                    <w:rStyle w:val="af"/>
                    <w:rFonts w:hint="eastAsia"/>
                    <w:lang w:eastAsia="en-US"/>
                  </w:rPr>
                </w:rPrChange>
              </w:rPr>
              <w:delText>发放代金券</w:delText>
            </w:r>
            <w:r w:rsidRPr="0037353C" w:rsidDel="00B53C1E">
              <w:rPr>
                <w:rFonts w:ascii="微软雅黑" w:eastAsia="微软雅黑" w:hAnsi="微软雅黑"/>
                <w:webHidden/>
                <w:rPrChange w:id="158" w:author="luolinlin" w:date="2022-10-11T17:51:00Z">
                  <w:rPr>
                    <w:webHidden/>
                  </w:rPr>
                </w:rPrChange>
              </w:rPr>
              <w:tab/>
              <w:delText>5</w:delText>
            </w:r>
          </w:del>
        </w:p>
        <w:p w14:paraId="49DEFEB5" w14:textId="61E1EEC8" w:rsidR="000B5947" w:rsidRPr="0037353C" w:rsidDel="00B53C1E" w:rsidRDefault="000B5947">
          <w:pPr>
            <w:pStyle w:val="TOC2"/>
            <w:tabs>
              <w:tab w:val="right" w:leader="dot" w:pos="9628"/>
            </w:tabs>
            <w:rPr>
              <w:del w:id="159" w:author="luolinlin" w:date="2022-10-11T16:50:00Z"/>
              <w:rFonts w:ascii="微软雅黑" w:eastAsia="微软雅黑" w:hAnsi="微软雅黑" w:cstheme="minorBidi"/>
              <w:kern w:val="2"/>
              <w:sz w:val="21"/>
              <w:szCs w:val="22"/>
              <w:rPrChange w:id="160" w:author="luolinlin" w:date="2022-10-11T17:51:00Z">
                <w:rPr>
                  <w:del w:id="161" w:author="luolinlin" w:date="2022-10-11T16:50:00Z"/>
                  <w:rFonts w:asciiTheme="minorHAnsi" w:eastAsiaTheme="minorEastAsia" w:hAnsiTheme="minorHAnsi" w:cstheme="minorBidi"/>
                  <w:kern w:val="2"/>
                  <w:sz w:val="21"/>
                  <w:szCs w:val="22"/>
                </w:rPr>
              </w:rPrChange>
            </w:rPr>
          </w:pPr>
          <w:del w:id="162" w:author="luolinlin" w:date="2022-10-11T16:50:00Z">
            <w:r w:rsidRPr="0037353C" w:rsidDel="00B53C1E">
              <w:rPr>
                <w:rFonts w:ascii="微软雅黑" w:eastAsia="微软雅黑" w:hAnsi="微软雅黑"/>
                <w:rPrChange w:id="163" w:author="luolinlin" w:date="2022-10-11T17:51:00Z">
                  <w:rPr>
                    <w:rStyle w:val="af"/>
                    <w:rFonts w:cs="Huawei Sans"/>
                    <w:snapToGrid w:val="0"/>
                  </w:rPr>
                </w:rPrChange>
              </w:rPr>
              <w:delText>1.4</w:delText>
            </w:r>
            <w:r w:rsidRPr="0037353C" w:rsidDel="00B53C1E">
              <w:rPr>
                <w:rFonts w:ascii="微软雅黑" w:eastAsia="微软雅黑" w:hAnsi="微软雅黑"/>
                <w:rPrChange w:id="164" w:author="luolinlin" w:date="2022-10-11T17:51:00Z">
                  <w:rPr>
                    <w:rStyle w:val="af"/>
                  </w:rPr>
                </w:rPrChange>
              </w:rPr>
              <w:delText xml:space="preserve"> </w:delText>
            </w:r>
            <w:r w:rsidRPr="0037353C" w:rsidDel="00B53C1E">
              <w:rPr>
                <w:rFonts w:ascii="微软雅黑" w:eastAsia="微软雅黑" w:hAnsi="微软雅黑" w:hint="eastAsia"/>
                <w:rPrChange w:id="165" w:author="luolinlin" w:date="2022-10-11T17:51:00Z">
                  <w:rPr>
                    <w:rStyle w:val="af"/>
                    <w:rFonts w:hint="eastAsia"/>
                  </w:rPr>
                </w:rPrChange>
              </w:rPr>
              <w:delText>附录</w:delText>
            </w:r>
            <w:r w:rsidRPr="0037353C" w:rsidDel="00B53C1E">
              <w:rPr>
                <w:rFonts w:ascii="微软雅黑" w:eastAsia="微软雅黑" w:hAnsi="微软雅黑"/>
                <w:webHidden/>
                <w:rPrChange w:id="166" w:author="luolinlin" w:date="2022-10-11T17:51:00Z">
                  <w:rPr>
                    <w:webHidden/>
                  </w:rPr>
                </w:rPrChange>
              </w:rPr>
              <w:tab/>
              <w:delText>7</w:delText>
            </w:r>
          </w:del>
        </w:p>
        <w:p w14:paraId="0ADE3EB3" w14:textId="17047698" w:rsidR="000B5947" w:rsidRPr="0037353C" w:rsidDel="00B53C1E" w:rsidRDefault="000B5947">
          <w:pPr>
            <w:pStyle w:val="TOC3"/>
            <w:tabs>
              <w:tab w:val="right" w:leader="dot" w:pos="9628"/>
            </w:tabs>
            <w:rPr>
              <w:del w:id="167" w:author="luolinlin" w:date="2022-10-11T16:50:00Z"/>
              <w:rFonts w:ascii="微软雅黑" w:eastAsia="微软雅黑" w:hAnsi="微软雅黑" w:cstheme="minorBidi"/>
              <w:kern w:val="2"/>
              <w:sz w:val="21"/>
              <w:szCs w:val="22"/>
              <w:rPrChange w:id="168" w:author="luolinlin" w:date="2022-10-11T17:51:00Z">
                <w:rPr>
                  <w:del w:id="169" w:author="luolinlin" w:date="2022-10-11T16:50:00Z"/>
                  <w:rFonts w:asciiTheme="minorHAnsi" w:eastAsiaTheme="minorEastAsia" w:hAnsiTheme="minorHAnsi" w:cstheme="minorBidi"/>
                  <w:kern w:val="2"/>
                  <w:sz w:val="21"/>
                  <w:szCs w:val="22"/>
                </w:rPr>
              </w:rPrChange>
            </w:rPr>
          </w:pPr>
          <w:del w:id="170" w:author="luolinlin" w:date="2022-10-11T16:50:00Z">
            <w:r w:rsidRPr="0037353C" w:rsidDel="00B53C1E">
              <w:rPr>
                <w:rFonts w:ascii="微软雅黑" w:eastAsia="微软雅黑" w:hAnsi="微软雅黑"/>
                <w:rPrChange w:id="171" w:author="luolinlin" w:date="2022-10-11T17:51:00Z">
                  <w:rPr>
                    <w:rStyle w:val="af"/>
                    <w:rFonts w:cs="Huawei Sans"/>
                    <w:bCs/>
                    <w:snapToGrid w:val="0"/>
                  </w:rPr>
                </w:rPrChange>
              </w:rPr>
              <w:delText>1.4.1</w:delText>
            </w:r>
            <w:r w:rsidRPr="0037353C" w:rsidDel="00B53C1E">
              <w:rPr>
                <w:rFonts w:ascii="微软雅黑" w:eastAsia="微软雅黑" w:hAnsi="微软雅黑"/>
                <w:rPrChange w:id="172" w:author="luolinlin" w:date="2022-10-11T17:51:00Z">
                  <w:rPr>
                    <w:rStyle w:val="af"/>
                  </w:rPr>
                </w:rPrChange>
              </w:rPr>
              <w:delText xml:space="preserve"> </w:delText>
            </w:r>
            <w:r w:rsidRPr="0037353C" w:rsidDel="00B53C1E">
              <w:rPr>
                <w:rFonts w:ascii="微软雅黑" w:eastAsia="微软雅黑" w:hAnsi="微软雅黑" w:hint="eastAsia"/>
                <w:rPrChange w:id="173" w:author="luolinlin" w:date="2022-10-11T17:51:00Z">
                  <w:rPr>
                    <w:rStyle w:val="af"/>
                    <w:rFonts w:hint="eastAsia"/>
                  </w:rPr>
                </w:rPrChange>
              </w:rPr>
              <w:delText>获取租户</w:delText>
            </w:r>
            <w:r w:rsidRPr="0037353C" w:rsidDel="00B53C1E">
              <w:rPr>
                <w:rFonts w:ascii="微软雅黑" w:eastAsia="微软雅黑" w:hAnsi="微软雅黑"/>
                <w:rPrChange w:id="174" w:author="luolinlin" w:date="2022-10-11T17:51:00Z">
                  <w:rPr>
                    <w:rStyle w:val="af"/>
                  </w:rPr>
                </w:rPrChange>
              </w:rPr>
              <w:delText>ID</w:delText>
            </w:r>
            <w:r w:rsidRPr="0037353C" w:rsidDel="00B53C1E">
              <w:rPr>
                <w:rFonts w:ascii="微软雅黑" w:eastAsia="微软雅黑" w:hAnsi="微软雅黑" w:hint="eastAsia"/>
                <w:rPrChange w:id="175" w:author="luolinlin" w:date="2022-10-11T17:51:00Z">
                  <w:rPr>
                    <w:rStyle w:val="af"/>
                    <w:rFonts w:hint="eastAsia"/>
                  </w:rPr>
                </w:rPrChange>
              </w:rPr>
              <w:delText>（账号</w:delText>
            </w:r>
            <w:r w:rsidRPr="0037353C" w:rsidDel="00B53C1E">
              <w:rPr>
                <w:rFonts w:ascii="微软雅黑" w:eastAsia="微软雅黑" w:hAnsi="微软雅黑"/>
                <w:rPrChange w:id="176" w:author="luolinlin" w:date="2022-10-11T17:51:00Z">
                  <w:rPr>
                    <w:rStyle w:val="af"/>
                  </w:rPr>
                </w:rPrChange>
              </w:rPr>
              <w:delText>ID</w:delText>
            </w:r>
            <w:r w:rsidRPr="0037353C" w:rsidDel="00B53C1E">
              <w:rPr>
                <w:rFonts w:ascii="微软雅黑" w:eastAsia="微软雅黑" w:hAnsi="微软雅黑" w:hint="eastAsia"/>
                <w:rPrChange w:id="177" w:author="luolinlin" w:date="2022-10-11T17:51:00Z">
                  <w:rPr>
                    <w:rStyle w:val="af"/>
                    <w:rFonts w:hint="eastAsia"/>
                  </w:rPr>
                </w:rPrChange>
              </w:rPr>
              <w:delText>）</w:delText>
            </w:r>
            <w:r w:rsidRPr="0037353C" w:rsidDel="00B53C1E">
              <w:rPr>
                <w:rFonts w:ascii="微软雅黑" w:eastAsia="微软雅黑" w:hAnsi="微软雅黑"/>
                <w:webHidden/>
                <w:rPrChange w:id="178" w:author="luolinlin" w:date="2022-10-11T17:51:00Z">
                  <w:rPr>
                    <w:webHidden/>
                  </w:rPr>
                </w:rPrChange>
              </w:rPr>
              <w:tab/>
              <w:delText>7</w:delText>
            </w:r>
          </w:del>
        </w:p>
        <w:p w14:paraId="0B17FD72" w14:textId="25BFF930" w:rsidR="000B5947" w:rsidRPr="0037353C" w:rsidDel="00B53C1E" w:rsidRDefault="000B5947">
          <w:pPr>
            <w:pStyle w:val="TOC3"/>
            <w:tabs>
              <w:tab w:val="right" w:leader="dot" w:pos="9628"/>
            </w:tabs>
            <w:rPr>
              <w:del w:id="179" w:author="luolinlin" w:date="2022-10-11T16:50:00Z"/>
              <w:rFonts w:ascii="微软雅黑" w:eastAsia="微软雅黑" w:hAnsi="微软雅黑" w:cstheme="minorBidi"/>
              <w:kern w:val="2"/>
              <w:sz w:val="21"/>
              <w:szCs w:val="22"/>
              <w:rPrChange w:id="180" w:author="luolinlin" w:date="2022-10-11T17:51:00Z">
                <w:rPr>
                  <w:del w:id="181" w:author="luolinlin" w:date="2022-10-11T16:50:00Z"/>
                  <w:rFonts w:asciiTheme="minorHAnsi" w:eastAsiaTheme="minorEastAsia" w:hAnsiTheme="minorHAnsi" w:cstheme="minorBidi"/>
                  <w:kern w:val="2"/>
                  <w:sz w:val="21"/>
                  <w:szCs w:val="22"/>
                </w:rPr>
              </w:rPrChange>
            </w:rPr>
          </w:pPr>
          <w:del w:id="182" w:author="luolinlin" w:date="2022-10-11T16:50:00Z">
            <w:r w:rsidRPr="0037353C" w:rsidDel="00B53C1E">
              <w:rPr>
                <w:rFonts w:ascii="微软雅黑" w:eastAsia="微软雅黑" w:hAnsi="微软雅黑"/>
                <w:rPrChange w:id="183" w:author="luolinlin" w:date="2022-10-11T17:51:00Z">
                  <w:rPr>
                    <w:rStyle w:val="af"/>
                    <w:rFonts w:cs="Huawei Sans"/>
                    <w:bCs/>
                    <w:snapToGrid w:val="0"/>
                  </w:rPr>
                </w:rPrChange>
              </w:rPr>
              <w:delText>1.4.2</w:delText>
            </w:r>
            <w:r w:rsidRPr="0037353C" w:rsidDel="00B53C1E">
              <w:rPr>
                <w:rFonts w:ascii="微软雅黑" w:eastAsia="微软雅黑" w:hAnsi="微软雅黑"/>
                <w:rPrChange w:id="184" w:author="luolinlin" w:date="2022-10-11T17:51:00Z">
                  <w:rPr>
                    <w:rStyle w:val="af"/>
                  </w:rPr>
                </w:rPrChange>
              </w:rPr>
              <w:delText xml:space="preserve"> </w:delText>
            </w:r>
          </w:del>
          <w:del w:id="185" w:author="luolinlin" w:date="2022-10-11T14:25:00Z">
            <w:r w:rsidRPr="0037353C" w:rsidDel="00A26420">
              <w:rPr>
                <w:rFonts w:ascii="微软雅黑" w:eastAsia="微软雅黑" w:hAnsi="微软雅黑" w:hint="eastAsia"/>
                <w:rPrChange w:id="186" w:author="luolinlin" w:date="2022-10-11T17:51:00Z">
                  <w:rPr>
                    <w:rStyle w:val="af"/>
                    <w:rFonts w:hint="eastAsia"/>
                  </w:rPr>
                </w:rPrChange>
              </w:rPr>
              <w:delText>签署开发者协议</w:delText>
            </w:r>
          </w:del>
          <w:del w:id="187" w:author="luolinlin" w:date="2022-10-11T16:50:00Z">
            <w:r w:rsidRPr="0037353C" w:rsidDel="00B53C1E">
              <w:rPr>
                <w:rFonts w:ascii="微软雅黑" w:eastAsia="微软雅黑" w:hAnsi="微软雅黑"/>
                <w:webHidden/>
                <w:rPrChange w:id="188" w:author="luolinlin" w:date="2022-10-11T17:51:00Z">
                  <w:rPr>
                    <w:webHidden/>
                  </w:rPr>
                </w:rPrChange>
              </w:rPr>
              <w:tab/>
              <w:delText>7</w:delText>
            </w:r>
          </w:del>
        </w:p>
        <w:p w14:paraId="3F1F5434" w14:textId="77777777" w:rsidR="003B380D" w:rsidRPr="0037353C" w:rsidRDefault="003B380D" w:rsidP="003B380D">
          <w:pPr>
            <w:rPr>
              <w:lang w:val="zh-CN"/>
              <w:rPrChange w:id="189" w:author="luolinlin" w:date="2022-10-11T17:51:00Z">
                <w:rPr>
                  <w:rFonts w:ascii="Huawei Sans" w:eastAsia="方正兰亭黑简体" w:hAnsi="Huawei Sans"/>
                  <w:lang w:val="zh-CN"/>
                </w:rPr>
              </w:rPrChange>
            </w:rPr>
          </w:pPr>
          <w:r w:rsidRPr="0037353C">
            <w:rPr>
              <w:rFonts w:cs="Book Antiqua"/>
              <w:b/>
              <w:bCs/>
              <w:noProof/>
              <w:sz w:val="24"/>
              <w:szCs w:val="24"/>
              <w:rPrChange w:id="190" w:author="luolinlin" w:date="2022-10-11T17:51:00Z">
                <w:rPr>
                  <w:rFonts w:ascii="Huawei Sans" w:eastAsia="方正兰亭黑简体" w:hAnsi="Huawei Sans" w:cs="Book Antiqua"/>
                  <w:b/>
                  <w:bCs/>
                  <w:noProof/>
                  <w:sz w:val="24"/>
                  <w:szCs w:val="24"/>
                </w:rPr>
              </w:rPrChange>
            </w:rPr>
            <w:fldChar w:fldCharType="end"/>
          </w:r>
        </w:p>
      </w:sdtContent>
    </w:sdt>
    <w:p w14:paraId="46ABF0A3" w14:textId="5FB8ADDD" w:rsidR="003B380D" w:rsidRPr="0037353C" w:rsidRDefault="003B380D" w:rsidP="003B380D">
      <w:pPr>
        <w:topLinePunct w:val="0"/>
        <w:adjustRightInd/>
        <w:snapToGrid/>
        <w:spacing w:before="0" w:after="0" w:line="240" w:lineRule="auto"/>
        <w:ind w:left="0"/>
        <w:rPr>
          <w:lang w:val="zh-CN"/>
          <w:rPrChange w:id="191" w:author="luolinlin" w:date="2022-10-11T17:51:00Z">
            <w:rPr>
              <w:rFonts w:ascii="Huawei Sans" w:eastAsia="方正兰亭黑简体" w:hAnsi="Huawei Sans"/>
              <w:lang w:val="zh-CN"/>
            </w:rPr>
          </w:rPrChange>
        </w:rPr>
      </w:pPr>
      <w:r w:rsidRPr="0037353C">
        <w:rPr>
          <w:lang w:val="zh-CN"/>
          <w:rPrChange w:id="192" w:author="luolinlin" w:date="2022-10-11T17:51:00Z">
            <w:rPr>
              <w:rFonts w:ascii="Huawei Sans" w:eastAsia="方正兰亭黑简体" w:hAnsi="Huawei Sans"/>
              <w:lang w:val="zh-CN"/>
            </w:rPr>
          </w:rPrChange>
        </w:rPr>
        <w:br w:type="page"/>
      </w:r>
      <w:bookmarkStart w:id="193" w:name="_Toc466755571"/>
      <w:bookmarkEnd w:id="67"/>
      <w:bookmarkEnd w:id="66"/>
      <w:bookmarkEnd w:id="65"/>
      <w:bookmarkEnd w:id="64"/>
      <w:bookmarkEnd w:id="63"/>
      <w:bookmarkEnd w:id="62"/>
      <w:bookmarkEnd w:id="61"/>
      <w:bookmarkEnd w:id="60"/>
      <w:bookmarkEnd w:id="59"/>
      <w:bookmarkEnd w:id="58"/>
    </w:p>
    <w:p w14:paraId="5474F418" w14:textId="77777777" w:rsidR="002461CB" w:rsidRDefault="00F62B41">
      <w:pPr>
        <w:pStyle w:val="Cover2"/>
        <w:rPr>
          <w:ins w:id="194" w:author="luolinlin" w:date="2022-10-12T08:49:00Z"/>
          <w:rFonts w:ascii="微软雅黑" w:eastAsia="微软雅黑" w:hAnsi="微软雅黑"/>
          <w:b/>
          <w:color w:val="000000"/>
          <w:sz w:val="52"/>
          <w:szCs w:val="20"/>
          <w:shd w:val="clear" w:color="auto" w:fill="FFFFFF"/>
          <w:lang w:eastAsia="zh-CN"/>
        </w:rPr>
      </w:pPr>
      <w:del w:id="195" w:author="luolinlin" w:date="2022-10-11T17:44:00Z">
        <w:r w:rsidRPr="0037353C" w:rsidDel="0037353C">
          <w:rPr>
            <w:rFonts w:ascii="微软雅黑" w:eastAsia="微软雅黑" w:hAnsi="微软雅黑" w:hint="eastAsia"/>
            <w:color w:val="000000"/>
            <w:sz w:val="52"/>
            <w:szCs w:val="20"/>
            <w:shd w:val="clear" w:color="auto" w:fill="FFFFFF"/>
            <w:lang w:eastAsia="zh-CN"/>
            <w:rPrChange w:id="196" w:author="luolinlin" w:date="2022-10-11T17:51:00Z">
              <w:rPr>
                <w:rFonts w:ascii="Huawei Sans" w:eastAsia="方正兰亭黑简体" w:hAnsi="Huawei Sans" w:cs="微软雅黑" w:hint="eastAsia"/>
                <w:b/>
                <w:bCs/>
                <w:noProof w:val="0"/>
                <w:sz w:val="44"/>
                <w:szCs w:val="44"/>
                <w:lang w:eastAsia="zh-CN"/>
              </w:rPr>
            </w:rPrChange>
          </w:rPr>
          <w:lastRenderedPageBreak/>
          <w:delText>华为</w:delText>
        </w:r>
      </w:del>
      <w:ins w:id="197" w:author="luolinlin" w:date="2022-10-11T17:44:00Z">
        <w:r w:rsidR="0037353C" w:rsidRPr="0037353C" w:rsidDel="0037353C">
          <w:rPr>
            <w:rFonts w:ascii="微软雅黑" w:eastAsia="微软雅黑" w:hAnsi="微软雅黑"/>
            <w:color w:val="000000"/>
            <w:sz w:val="52"/>
            <w:szCs w:val="20"/>
            <w:shd w:val="clear" w:color="auto" w:fill="FFFFFF"/>
            <w:lang w:eastAsia="zh-CN"/>
            <w:rPrChange w:id="198" w:author="luolinlin" w:date="2022-10-11T17:51:00Z">
              <w:rPr>
                <w:rFonts w:ascii="Helvetica" w:eastAsia="方正兰亭黑简体" w:hAnsi="Helvetica" w:cs="微软雅黑"/>
                <w:b/>
                <w:bCs/>
                <w:noProof w:val="0"/>
                <w:color w:val="000000"/>
                <w:sz w:val="36"/>
                <w:szCs w:val="20"/>
                <w:shd w:val="clear" w:color="auto" w:fill="FFFFFF"/>
                <w:lang w:eastAsia="zh-CN"/>
              </w:rPr>
            </w:rPrChange>
          </w:rPr>
          <w:t xml:space="preserve"> </w:t>
        </w:r>
      </w:ins>
      <w:del w:id="199" w:author="luolinlin" w:date="2022-10-11T17:44:00Z">
        <w:r w:rsidRPr="0037353C" w:rsidDel="0037353C">
          <w:rPr>
            <w:rFonts w:ascii="微软雅黑" w:eastAsia="微软雅黑" w:hAnsi="微软雅黑" w:hint="eastAsia"/>
            <w:b/>
            <w:color w:val="000000"/>
            <w:sz w:val="52"/>
            <w:szCs w:val="20"/>
            <w:shd w:val="clear" w:color="auto" w:fill="FFFFFF"/>
            <w:lang w:eastAsia="zh-CN"/>
            <w:rPrChange w:id="200" w:author="luolinlin" w:date="2022-10-11T17:51:00Z">
              <w:rPr>
                <w:rFonts w:ascii="Huawei Sans" w:eastAsia="方正兰亭黑简体" w:hAnsi="Huawei Sans" w:cs="微软雅黑" w:hint="eastAsia"/>
                <w:b/>
                <w:bCs/>
                <w:noProof w:val="0"/>
                <w:sz w:val="44"/>
                <w:szCs w:val="44"/>
                <w:lang w:eastAsia="zh-CN"/>
              </w:rPr>
            </w:rPrChange>
          </w:rPr>
          <w:delText>云代金券申请与发放操作指南</w:delText>
        </w:r>
      </w:del>
      <w:ins w:id="201" w:author="luolinlin" w:date="2022-10-11T17:43:00Z">
        <w:r w:rsidR="0037353C" w:rsidRPr="0037353C">
          <w:rPr>
            <w:rFonts w:ascii="微软雅黑" w:eastAsia="微软雅黑" w:hAnsi="微软雅黑" w:hint="eastAsia"/>
            <w:b/>
            <w:color w:val="000000"/>
            <w:sz w:val="52"/>
            <w:szCs w:val="20"/>
            <w:shd w:val="clear" w:color="auto" w:fill="FFFFFF"/>
            <w:lang w:eastAsia="zh-CN"/>
            <w:rPrChange w:id="202" w:author="luolinlin" w:date="2022-10-11T17:51:00Z">
              <w:rPr>
                <w:rFonts w:ascii="Huawei Sans" w:eastAsia="方正兰亭黑简体" w:hAnsi="Huawei Sans" w:cs="微软雅黑" w:hint="eastAsia"/>
                <w:b/>
                <w:bCs/>
                <w:noProof w:val="0"/>
                <w:sz w:val="72"/>
                <w:szCs w:val="72"/>
                <w:lang w:eastAsia="zh-CN"/>
              </w:rPr>
            </w:rPrChange>
          </w:rPr>
          <w:t>“智能基座”云资源代金券申请与发放</w:t>
        </w:r>
      </w:ins>
    </w:p>
    <w:p w14:paraId="1D5F2461" w14:textId="387DFD8E" w:rsidR="003B380D" w:rsidRPr="0037353C" w:rsidRDefault="0037353C">
      <w:pPr>
        <w:pStyle w:val="Cover2"/>
        <w:rPr>
          <w:rFonts w:ascii="微软雅黑" w:eastAsia="微软雅黑" w:hAnsi="微软雅黑"/>
          <w:color w:val="000000"/>
          <w:sz w:val="52"/>
          <w:szCs w:val="20"/>
          <w:shd w:val="clear" w:color="auto" w:fill="FFFFFF"/>
          <w:rPrChange w:id="203" w:author="luolinlin" w:date="2022-10-11T17:51:00Z">
            <w:rPr/>
          </w:rPrChange>
        </w:rPr>
        <w:pPrChange w:id="204" w:author="luolinlin" w:date="2022-10-11T17:44:00Z">
          <w:pPr>
            <w:pStyle w:val="1"/>
          </w:pPr>
        </w:pPrChange>
      </w:pPr>
      <w:ins w:id="205" w:author="luolinlin" w:date="2022-10-11T17:43:00Z">
        <w:r w:rsidRPr="0037353C">
          <w:rPr>
            <w:rFonts w:ascii="微软雅黑" w:eastAsia="微软雅黑" w:hAnsi="微软雅黑" w:hint="eastAsia"/>
            <w:b/>
            <w:color w:val="000000"/>
            <w:sz w:val="52"/>
            <w:szCs w:val="20"/>
            <w:shd w:val="clear" w:color="auto" w:fill="FFFFFF"/>
            <w:lang w:eastAsia="zh-CN"/>
            <w:rPrChange w:id="206" w:author="luolinlin" w:date="2022-10-11T17:51:00Z">
              <w:rPr>
                <w:rFonts w:hint="eastAsia"/>
                <w:sz w:val="72"/>
                <w:szCs w:val="72"/>
              </w:rPr>
            </w:rPrChange>
          </w:rPr>
          <w:t>操作指南</w:t>
        </w:r>
        <w:r w:rsidRPr="0037353C">
          <w:rPr>
            <w:rFonts w:ascii="微软雅黑" w:eastAsia="微软雅黑" w:hAnsi="微软雅黑"/>
            <w:b/>
            <w:color w:val="000000"/>
            <w:sz w:val="52"/>
            <w:szCs w:val="20"/>
            <w:shd w:val="clear" w:color="auto" w:fill="FFFFFF"/>
            <w:lang w:eastAsia="zh-CN"/>
            <w:rPrChange w:id="207" w:author="luolinlin" w:date="2022-10-11T17:51:00Z">
              <w:rPr>
                <w:sz w:val="72"/>
                <w:szCs w:val="72"/>
              </w:rPr>
            </w:rPrChange>
          </w:rPr>
          <w:t xml:space="preserve">V1.0 </w:t>
        </w:r>
      </w:ins>
    </w:p>
    <w:p w14:paraId="2AD30881" w14:textId="15641E91" w:rsidR="005F7F4D" w:rsidRPr="0037353C" w:rsidRDefault="00963858">
      <w:pPr>
        <w:pStyle w:val="1"/>
        <w:rPr>
          <w:rFonts w:ascii="微软雅黑" w:eastAsia="微软雅黑" w:hAnsi="微软雅黑"/>
          <w:rPrChange w:id="208" w:author="luolinlin" w:date="2022-10-11T17:51:00Z">
            <w:rPr/>
          </w:rPrChange>
        </w:rPr>
        <w:pPrChange w:id="209" w:author="luolinlin" w:date="2022-10-11T16:43:00Z">
          <w:pPr>
            <w:pStyle w:val="2"/>
          </w:pPr>
        </w:pPrChange>
      </w:pPr>
      <w:bookmarkStart w:id="210" w:name="_Toc116577265"/>
      <w:r w:rsidRPr="0037353C">
        <w:rPr>
          <w:rFonts w:ascii="微软雅黑" w:eastAsia="微软雅黑" w:hAnsi="微软雅黑" w:hint="eastAsia"/>
          <w:rPrChange w:id="211" w:author="luolinlin" w:date="2022-10-11T17:51:00Z">
            <w:rPr>
              <w:rFonts w:hint="eastAsia"/>
            </w:rPr>
          </w:rPrChange>
        </w:rPr>
        <w:t>代金券</w:t>
      </w:r>
      <w:ins w:id="212" w:author="luolinlin" w:date="2022-10-11T16:51:00Z">
        <w:r w:rsidR="00A55AAD" w:rsidRPr="0037353C">
          <w:rPr>
            <w:rFonts w:ascii="微软雅黑" w:eastAsia="微软雅黑" w:hAnsi="微软雅黑" w:hint="eastAsia"/>
            <w:rPrChange w:id="213" w:author="luolinlin" w:date="2022-10-11T17:51:00Z">
              <w:rPr>
                <w:rFonts w:hint="eastAsia"/>
              </w:rPr>
            </w:rPrChange>
          </w:rPr>
          <w:t>额度</w:t>
        </w:r>
      </w:ins>
      <w:r w:rsidRPr="0037353C">
        <w:rPr>
          <w:rFonts w:ascii="微软雅黑" w:eastAsia="微软雅黑" w:hAnsi="微软雅黑" w:hint="eastAsia"/>
          <w:rPrChange w:id="214" w:author="luolinlin" w:date="2022-10-11T17:51:00Z">
            <w:rPr>
              <w:rFonts w:hint="eastAsia"/>
            </w:rPr>
          </w:rPrChange>
        </w:rPr>
        <w:t>申请</w:t>
      </w:r>
      <w:bookmarkEnd w:id="210"/>
    </w:p>
    <w:p w14:paraId="67F58A1A" w14:textId="556A136C" w:rsidR="00A4182B" w:rsidRPr="0037353C" w:rsidRDefault="00A727A5" w:rsidP="007E7EA7">
      <w:pPr>
        <w:pStyle w:val="2"/>
        <w:rPr>
          <w:ins w:id="215" w:author="luolinlin" w:date="2022-10-11T16:54:00Z"/>
          <w:rFonts w:ascii="微软雅黑" w:eastAsia="微软雅黑" w:hAnsi="微软雅黑"/>
          <w:rPrChange w:id="216" w:author="luolinlin" w:date="2022-10-11T17:51:00Z">
            <w:rPr>
              <w:ins w:id="217" w:author="luolinlin" w:date="2022-10-11T16:54:00Z"/>
            </w:rPr>
          </w:rPrChange>
        </w:rPr>
      </w:pPr>
      <w:ins w:id="218" w:author="luolinlin" w:date="2022-10-12T14:17:00Z">
        <w:r>
          <w:rPr>
            <w:rFonts w:ascii="微软雅黑" w:eastAsia="微软雅黑" w:hAnsi="微软雅黑" w:hint="eastAsia"/>
            <w:lang w:eastAsia="zh-CN"/>
          </w:rPr>
          <w:t xml:space="preserve"> </w:t>
        </w:r>
      </w:ins>
      <w:del w:id="219" w:author="luolinlin" w:date="2022-10-11T16:51:00Z">
        <w:r w:rsidR="00602DCD" w:rsidRPr="0037353C" w:rsidDel="00A55AAD">
          <w:rPr>
            <w:rFonts w:ascii="微软雅黑" w:eastAsia="微软雅黑" w:hAnsi="微软雅黑" w:hint="eastAsia"/>
            <w:rPrChange w:id="220" w:author="luolinlin" w:date="2022-10-11T17:51:00Z">
              <w:rPr>
                <w:rFonts w:hint="eastAsia"/>
              </w:rPr>
            </w:rPrChange>
          </w:rPr>
          <w:delText>协议老师</w:delText>
        </w:r>
      </w:del>
      <w:bookmarkStart w:id="221" w:name="_Toc116577266"/>
      <w:r w:rsidR="00602DCD" w:rsidRPr="0037353C">
        <w:rPr>
          <w:rFonts w:ascii="微软雅黑" w:eastAsia="微软雅黑" w:hAnsi="微软雅黑" w:hint="eastAsia"/>
          <w:rPrChange w:id="222" w:author="luolinlin" w:date="2022-10-11T17:51:00Z">
            <w:rPr>
              <w:rFonts w:hint="eastAsia"/>
            </w:rPr>
          </w:rPrChange>
        </w:rPr>
        <w:t>填写代金券申请表</w:t>
      </w:r>
      <w:bookmarkEnd w:id="221"/>
    </w:p>
    <w:p w14:paraId="707C1518" w14:textId="2767D970" w:rsidR="00A55AAD" w:rsidRPr="00F43D4E" w:rsidRDefault="00A55AAD">
      <w:pPr>
        <w:pStyle w:val="30"/>
        <w:numPr>
          <w:ilvl w:val="0"/>
          <w:numId w:val="0"/>
        </w:numPr>
        <w:rPr>
          <w:ins w:id="223" w:author="luolinlin" w:date="2022-10-11T16:37:00Z"/>
          <w:rFonts w:ascii="微软雅黑" w:eastAsia="微软雅黑" w:hAnsi="微软雅黑"/>
          <w:b/>
          <w:lang w:eastAsia="en-US"/>
          <w:rPrChange w:id="224" w:author="luolinlin" w:date="2022-10-11T17:57:00Z">
            <w:rPr>
              <w:ins w:id="225" w:author="luolinlin" w:date="2022-10-11T16:37:00Z"/>
            </w:rPr>
          </w:rPrChange>
        </w:rPr>
        <w:pPrChange w:id="226" w:author="luolinlin" w:date="2022-10-11T16:54:00Z">
          <w:pPr>
            <w:pStyle w:val="3"/>
          </w:pPr>
        </w:pPrChange>
      </w:pPr>
      <w:ins w:id="227" w:author="luolinlin" w:date="2022-10-11T16:54:00Z">
        <w:r w:rsidRPr="00F43D4E">
          <w:rPr>
            <w:rFonts w:ascii="微软雅黑" w:eastAsia="微软雅黑" w:hAnsi="微软雅黑" w:hint="eastAsia"/>
            <w:b/>
            <w:highlight w:val="yellow"/>
            <w:rPrChange w:id="228" w:author="luolinlin" w:date="2022-10-11T17:57:00Z">
              <w:rPr>
                <w:rFonts w:hint="eastAsia"/>
              </w:rPr>
            </w:rPrChange>
          </w:rPr>
          <w:t>特别说明：</w:t>
        </w:r>
      </w:ins>
    </w:p>
    <w:p w14:paraId="5632D5F0" w14:textId="1E95AA0B" w:rsidR="00A55AAD" w:rsidRPr="0037353C" w:rsidRDefault="00A55AAD">
      <w:pPr>
        <w:pStyle w:val="30"/>
        <w:numPr>
          <w:ilvl w:val="0"/>
          <w:numId w:val="57"/>
        </w:numPr>
        <w:rPr>
          <w:ins w:id="229" w:author="luolinlin" w:date="2022-10-11T16:51:00Z"/>
          <w:rFonts w:ascii="微软雅黑" w:eastAsia="微软雅黑" w:hAnsi="微软雅黑"/>
          <w:rPrChange w:id="230" w:author="luolinlin" w:date="2022-10-11T17:51:00Z">
            <w:rPr>
              <w:ins w:id="231" w:author="luolinlin" w:date="2022-10-11T16:51:00Z"/>
            </w:rPr>
          </w:rPrChange>
        </w:rPr>
        <w:pPrChange w:id="232" w:author="luolinlin" w:date="2022-10-11T16:53:00Z">
          <w:pPr>
            <w:pStyle w:val="30"/>
            <w:numPr>
              <w:ilvl w:val="0"/>
              <w:numId w:val="0"/>
            </w:numPr>
            <w:tabs>
              <w:tab w:val="clear" w:pos="1701"/>
            </w:tabs>
            <w:ind w:left="0" w:firstLine="0"/>
          </w:pPr>
        </w:pPrChange>
      </w:pPr>
      <w:ins w:id="233" w:author="luolinlin" w:date="2022-10-11T16:52:00Z">
        <w:r w:rsidRPr="0037353C">
          <w:rPr>
            <w:rFonts w:ascii="微软雅黑" w:eastAsia="微软雅黑" w:hAnsi="微软雅黑" w:hint="eastAsia"/>
            <w:rPrChange w:id="234" w:author="luolinlin" w:date="2022-10-11T17:51:00Z">
              <w:rPr>
                <w:rFonts w:hint="eastAsia"/>
              </w:rPr>
            </w:rPrChange>
          </w:rPr>
          <w:t>完成实名</w:t>
        </w:r>
      </w:ins>
      <w:ins w:id="235" w:author="luolinlin" w:date="2022-10-11T16:54:00Z">
        <w:r w:rsidRPr="0037353C">
          <w:rPr>
            <w:rFonts w:ascii="微软雅黑" w:eastAsia="微软雅黑" w:hAnsi="微软雅黑" w:hint="eastAsia"/>
            <w:rPrChange w:id="236" w:author="luolinlin" w:date="2022-10-11T17:51:00Z">
              <w:rPr>
                <w:rFonts w:hint="eastAsia"/>
              </w:rPr>
            </w:rPrChange>
          </w:rPr>
          <w:t>和</w:t>
        </w:r>
      </w:ins>
      <w:ins w:id="237" w:author="luolinlin" w:date="2022-10-11T16:52:00Z">
        <w:r w:rsidRPr="0037353C">
          <w:rPr>
            <w:rFonts w:ascii="微软雅黑" w:eastAsia="微软雅黑" w:hAnsi="微软雅黑" w:hint="eastAsia"/>
            <w:rPrChange w:id="238" w:author="luolinlin" w:date="2022-10-11T17:51:00Z">
              <w:rPr>
                <w:rFonts w:hint="eastAsia"/>
              </w:rPr>
            </w:rPrChange>
          </w:rPr>
          <w:t>教师认证的老师，点击</w:t>
        </w:r>
      </w:ins>
      <w:ins w:id="239" w:author="luolinlin" w:date="2022-10-11T16:54:00Z">
        <w:r w:rsidRPr="0037353C">
          <w:rPr>
            <w:rFonts w:ascii="微软雅黑" w:eastAsia="微软雅黑" w:hAnsi="微软雅黑" w:hint="eastAsia"/>
            <w:rPrChange w:id="240" w:author="luolinlin" w:date="2022-10-11T17:51:00Z">
              <w:rPr>
                <w:rFonts w:hint="eastAsia"/>
              </w:rPr>
            </w:rPrChange>
          </w:rPr>
          <w:t>下图中</w:t>
        </w:r>
      </w:ins>
      <w:ins w:id="241" w:author="luolinlin" w:date="2022-10-11T16:56:00Z">
        <w:r w:rsidR="00E2522F" w:rsidRPr="0037353C">
          <w:rPr>
            <w:rFonts w:ascii="微软雅黑" w:eastAsia="微软雅黑" w:hAnsi="微软雅黑" w:hint="eastAsia"/>
            <w:rPrChange w:id="242" w:author="luolinlin" w:date="2022-10-11T17:51:00Z">
              <w:rPr>
                <w:rFonts w:hint="eastAsia"/>
              </w:rPr>
            </w:rPrChange>
          </w:rPr>
          <w:t>智</w:t>
        </w:r>
        <w:r w:rsidR="00E2522F" w:rsidRPr="002461CB">
          <w:rPr>
            <w:rFonts w:ascii="微软雅黑" w:eastAsia="微软雅黑" w:hAnsi="微软雅黑" w:hint="eastAsia"/>
            <w:rPrChange w:id="243" w:author="luolinlin" w:date="2022-10-12T08:51:00Z">
              <w:rPr>
                <w:rFonts w:hint="eastAsia"/>
              </w:rPr>
            </w:rPrChange>
          </w:rPr>
          <w:t>能</w:t>
        </w:r>
        <w:proofErr w:type="gramStart"/>
        <w:r w:rsidR="00E2522F" w:rsidRPr="002461CB">
          <w:rPr>
            <w:rFonts w:ascii="微软雅黑" w:eastAsia="微软雅黑" w:hAnsi="微软雅黑" w:hint="eastAsia"/>
            <w:rPrChange w:id="244" w:author="luolinlin" w:date="2022-10-12T08:51:00Z">
              <w:rPr>
                <w:rFonts w:hint="eastAsia"/>
              </w:rPr>
            </w:rPrChange>
          </w:rPr>
          <w:t>基座云资源</w:t>
        </w:r>
        <w:proofErr w:type="gramEnd"/>
        <w:r w:rsidR="00E2522F" w:rsidRPr="002461CB">
          <w:rPr>
            <w:rFonts w:ascii="微软雅黑" w:eastAsia="微软雅黑" w:hAnsi="微软雅黑" w:hint="eastAsia"/>
            <w:rPrChange w:id="245" w:author="luolinlin" w:date="2022-10-12T08:51:00Z">
              <w:rPr>
                <w:rFonts w:hint="eastAsia"/>
              </w:rPr>
            </w:rPrChange>
          </w:rPr>
          <w:t>代金</w:t>
        </w:r>
        <w:r w:rsidR="00E2522F" w:rsidRPr="0037353C">
          <w:rPr>
            <w:rFonts w:ascii="微软雅黑" w:eastAsia="微软雅黑" w:hAnsi="微软雅黑" w:hint="eastAsia"/>
            <w:rPrChange w:id="246" w:author="luolinlin" w:date="2022-10-11T17:51:00Z">
              <w:rPr>
                <w:rFonts w:hint="eastAsia"/>
              </w:rPr>
            </w:rPrChange>
          </w:rPr>
          <w:t>券申请中的</w:t>
        </w:r>
      </w:ins>
      <w:ins w:id="247" w:author="luolinlin" w:date="2022-10-11T16:55:00Z">
        <w:r w:rsidRPr="0037353C">
          <w:rPr>
            <w:rFonts w:ascii="微软雅黑" w:eastAsia="微软雅黑" w:hAnsi="微软雅黑" w:hint="eastAsia"/>
            <w:rPrChange w:id="248" w:author="luolinlin" w:date="2022-10-11T17:51:00Z">
              <w:rPr>
                <w:rFonts w:hint="eastAsia"/>
              </w:rPr>
            </w:rPrChange>
          </w:rPr>
          <w:t>“</w:t>
        </w:r>
      </w:ins>
      <w:ins w:id="249" w:author="luolinlin" w:date="2022-10-11T16:52:00Z">
        <w:r w:rsidRPr="0037353C">
          <w:rPr>
            <w:rFonts w:ascii="微软雅黑" w:eastAsia="微软雅黑" w:hAnsi="微软雅黑" w:hint="eastAsia"/>
            <w:rPrChange w:id="250" w:author="luolinlin" w:date="2022-10-11T17:51:00Z">
              <w:rPr>
                <w:rFonts w:hint="eastAsia"/>
              </w:rPr>
            </w:rPrChange>
          </w:rPr>
          <w:t>立即申请</w:t>
        </w:r>
      </w:ins>
      <w:ins w:id="251" w:author="luolinlin" w:date="2022-10-11T16:55:00Z">
        <w:r w:rsidRPr="0037353C">
          <w:rPr>
            <w:rFonts w:ascii="微软雅黑" w:eastAsia="微软雅黑" w:hAnsi="微软雅黑" w:hint="eastAsia"/>
            <w:rPrChange w:id="252" w:author="luolinlin" w:date="2022-10-11T17:51:00Z">
              <w:rPr>
                <w:rFonts w:hint="eastAsia"/>
              </w:rPr>
            </w:rPrChange>
          </w:rPr>
          <w:t>”按钮</w:t>
        </w:r>
      </w:ins>
      <w:ins w:id="253" w:author="luolinlin" w:date="2022-10-11T16:54:00Z">
        <w:r w:rsidRPr="0037353C">
          <w:rPr>
            <w:rFonts w:ascii="微软雅黑" w:eastAsia="微软雅黑" w:hAnsi="微软雅黑" w:hint="eastAsia"/>
            <w:rPrChange w:id="254" w:author="luolinlin" w:date="2022-10-11T17:51:00Z">
              <w:rPr>
                <w:rFonts w:hint="eastAsia"/>
              </w:rPr>
            </w:rPrChange>
          </w:rPr>
          <w:t>，</w:t>
        </w:r>
      </w:ins>
      <w:ins w:id="255" w:author="luolinlin" w:date="2022-10-11T16:52:00Z">
        <w:r w:rsidRPr="0037353C">
          <w:rPr>
            <w:rFonts w:ascii="微软雅黑" w:eastAsia="微软雅黑" w:hAnsi="微软雅黑" w:hint="eastAsia"/>
            <w:rPrChange w:id="256" w:author="luolinlin" w:date="2022-10-11T17:51:00Z">
              <w:rPr>
                <w:rFonts w:hint="eastAsia"/>
              </w:rPr>
            </w:rPrChange>
          </w:rPr>
          <w:t>可以看到</w:t>
        </w:r>
      </w:ins>
      <w:ins w:id="257" w:author="luolinlin" w:date="2022-10-11T16:53:00Z">
        <w:r w:rsidRPr="0037353C">
          <w:rPr>
            <w:rFonts w:ascii="微软雅黑" w:eastAsia="微软雅黑" w:hAnsi="微软雅黑" w:hint="eastAsia"/>
            <w:rPrChange w:id="258" w:author="luolinlin" w:date="2022-10-11T17:51:00Z">
              <w:rPr>
                <w:rFonts w:hint="eastAsia"/>
              </w:rPr>
            </w:rPrChange>
          </w:rPr>
          <w:t>自己</w:t>
        </w:r>
      </w:ins>
      <w:ins w:id="259" w:author="luolinlin" w:date="2022-10-11T16:52:00Z">
        <w:r w:rsidRPr="0037353C">
          <w:rPr>
            <w:rFonts w:ascii="微软雅黑" w:eastAsia="微软雅黑" w:hAnsi="微软雅黑" w:hint="eastAsia"/>
            <w:rPrChange w:id="260" w:author="luolinlin" w:date="2022-10-11T17:51:00Z">
              <w:rPr>
                <w:rFonts w:hint="eastAsia"/>
              </w:rPr>
            </w:rPrChange>
          </w:rPr>
          <w:t>负责的</w:t>
        </w:r>
      </w:ins>
      <w:ins w:id="261" w:author="luolinlin" w:date="2022-10-11T16:53:00Z">
        <w:r w:rsidRPr="0037353C">
          <w:rPr>
            <w:rFonts w:ascii="微软雅黑" w:eastAsia="微软雅黑" w:hAnsi="微软雅黑"/>
            <w:rPrChange w:id="262" w:author="luolinlin" w:date="2022-10-11T17:51:00Z">
              <w:rPr/>
            </w:rPrChange>
          </w:rPr>
          <w:t xml:space="preserve"> </w:t>
        </w:r>
        <w:r w:rsidRPr="0037353C">
          <w:rPr>
            <w:rFonts w:ascii="微软雅黑" w:eastAsia="微软雅黑" w:hAnsi="微软雅黑" w:hint="eastAsia"/>
            <w:rPrChange w:id="263" w:author="luolinlin" w:date="2022-10-11T17:51:00Z">
              <w:rPr>
                <w:rFonts w:hint="eastAsia"/>
              </w:rPr>
            </w:rPrChange>
          </w:rPr>
          <w:t>“智能基座”</w:t>
        </w:r>
        <w:r w:rsidRPr="0037353C">
          <w:rPr>
            <w:rFonts w:ascii="微软雅黑" w:eastAsia="微软雅黑" w:hAnsi="微软雅黑"/>
            <w:rPrChange w:id="264" w:author="luolinlin" w:date="2022-10-11T17:51:00Z">
              <w:rPr/>
            </w:rPrChange>
          </w:rPr>
          <w:t xml:space="preserve"> </w:t>
        </w:r>
        <w:r w:rsidRPr="0037353C">
          <w:rPr>
            <w:rFonts w:ascii="微软雅黑" w:eastAsia="微软雅黑" w:hAnsi="微软雅黑" w:hint="eastAsia"/>
            <w:rPrChange w:id="265" w:author="luolinlin" w:date="2022-10-11T17:51:00Z">
              <w:rPr>
                <w:rFonts w:hint="eastAsia"/>
              </w:rPr>
            </w:rPrChange>
          </w:rPr>
          <w:t>项目合作</w:t>
        </w:r>
      </w:ins>
      <w:ins w:id="266" w:author="luolinlin" w:date="2022-10-11T16:52:00Z">
        <w:r w:rsidRPr="0037353C">
          <w:rPr>
            <w:rFonts w:ascii="微软雅黑" w:eastAsia="微软雅黑" w:hAnsi="微软雅黑" w:hint="eastAsia"/>
            <w:rPrChange w:id="267" w:author="luolinlin" w:date="2022-10-11T17:51:00Z">
              <w:rPr>
                <w:rFonts w:hint="eastAsia"/>
              </w:rPr>
            </w:rPrChange>
          </w:rPr>
          <w:t>课程，选择合适</w:t>
        </w:r>
      </w:ins>
      <w:ins w:id="268" w:author="luolinlin" w:date="2022-10-12T09:02:00Z">
        <w:r w:rsidR="006E1ED9">
          <w:rPr>
            <w:rFonts w:ascii="微软雅黑" w:eastAsia="微软雅黑" w:hAnsi="微软雅黑" w:hint="eastAsia"/>
          </w:rPr>
          <w:t>的</w:t>
        </w:r>
      </w:ins>
      <w:ins w:id="269" w:author="luolinlin" w:date="2022-10-11T16:52:00Z">
        <w:r w:rsidRPr="0037353C">
          <w:rPr>
            <w:rFonts w:ascii="微软雅黑" w:eastAsia="微软雅黑" w:hAnsi="微软雅黑" w:hint="eastAsia"/>
            <w:rPrChange w:id="270" w:author="luolinlin" w:date="2022-10-11T17:51:00Z">
              <w:rPr>
                <w:rFonts w:hint="eastAsia"/>
              </w:rPr>
            </w:rPrChange>
          </w:rPr>
          <w:t>课程申请云</w:t>
        </w:r>
      </w:ins>
      <w:ins w:id="271" w:author="luolinlin" w:date="2022-10-11T16:53:00Z">
        <w:r w:rsidRPr="0037353C">
          <w:rPr>
            <w:rFonts w:ascii="微软雅黑" w:eastAsia="微软雅黑" w:hAnsi="微软雅黑" w:hint="eastAsia"/>
            <w:rPrChange w:id="272" w:author="luolinlin" w:date="2022-10-11T17:51:00Z">
              <w:rPr>
                <w:rFonts w:hint="eastAsia"/>
              </w:rPr>
            </w:rPrChange>
          </w:rPr>
          <w:t>代金券额度。</w:t>
        </w:r>
      </w:ins>
    </w:p>
    <w:p w14:paraId="78AFBA3C" w14:textId="77777777" w:rsidR="00BF57CE" w:rsidRDefault="00A55AAD" w:rsidP="00BF57CE">
      <w:pPr>
        <w:pStyle w:val="30"/>
        <w:numPr>
          <w:ilvl w:val="0"/>
          <w:numId w:val="57"/>
        </w:numPr>
        <w:rPr>
          <w:ins w:id="273" w:author="luolinlin" w:date="2022-10-12T08:58:00Z"/>
          <w:rFonts w:ascii="微软雅黑" w:eastAsia="微软雅黑" w:hAnsi="微软雅黑"/>
        </w:rPr>
      </w:pPr>
      <w:ins w:id="274" w:author="luolinlin" w:date="2022-10-11T16:55:00Z">
        <w:r w:rsidRPr="0037353C">
          <w:rPr>
            <w:rFonts w:ascii="微软雅黑" w:eastAsia="微软雅黑" w:hAnsi="微软雅黑" w:hint="eastAsia"/>
            <w:rPrChange w:id="275" w:author="luolinlin" w:date="2022-10-11T17:51:00Z">
              <w:rPr>
                <w:rFonts w:hint="eastAsia"/>
                <w:noProof/>
                <w:sz w:val="32"/>
                <w:szCs w:val="32"/>
              </w:rPr>
            </w:rPrChange>
          </w:rPr>
          <w:t>如无法申请或</w:t>
        </w:r>
      </w:ins>
      <w:ins w:id="276" w:author="luolinlin" w:date="2022-10-11T16:37:00Z">
        <w:r w:rsidR="00A4182B" w:rsidRPr="0037353C">
          <w:rPr>
            <w:rFonts w:ascii="微软雅黑" w:eastAsia="微软雅黑" w:hAnsi="微软雅黑" w:hint="eastAsia"/>
            <w:rPrChange w:id="277" w:author="luolinlin" w:date="2022-10-11T17:51:00Z">
              <w:rPr>
                <w:rFonts w:hint="eastAsia"/>
                <w:noProof/>
                <w:sz w:val="32"/>
                <w:szCs w:val="32"/>
              </w:rPr>
            </w:rPrChange>
          </w:rPr>
          <w:t>申请过程如有任何疑问，可联系</w:t>
        </w:r>
      </w:ins>
      <w:ins w:id="278" w:author="luolinlin" w:date="2022-10-11T16:38:00Z">
        <w:r w:rsidR="00960F74" w:rsidRPr="0037353C">
          <w:rPr>
            <w:rFonts w:ascii="微软雅黑" w:eastAsia="微软雅黑" w:hAnsi="微软雅黑" w:hint="eastAsia"/>
            <w:rPrChange w:id="279" w:author="luolinlin" w:date="2022-10-11T17:51:00Z">
              <w:rPr>
                <w:rFonts w:hint="eastAsia"/>
                <w:noProof/>
                <w:sz w:val="32"/>
                <w:szCs w:val="32"/>
                <w:highlight w:val="yellow"/>
              </w:rPr>
            </w:rPrChange>
          </w:rPr>
          <w:t>华为接口人</w:t>
        </w:r>
      </w:ins>
    </w:p>
    <w:p w14:paraId="78F52E29" w14:textId="3819DA49" w:rsidR="00BF57CE" w:rsidRDefault="00960F74">
      <w:pPr>
        <w:pStyle w:val="30"/>
        <w:numPr>
          <w:ilvl w:val="0"/>
          <w:numId w:val="0"/>
        </w:numPr>
        <w:ind w:left="420" w:firstLineChars="600" w:firstLine="1260"/>
        <w:rPr>
          <w:ins w:id="280" w:author="luolinlin" w:date="2022-10-12T08:58:00Z"/>
          <w:rFonts w:ascii="微软雅黑" w:eastAsia="微软雅黑" w:hAnsi="微软雅黑"/>
        </w:rPr>
        <w:pPrChange w:id="281" w:author="luolinlin" w:date="2022-10-12T09:39:00Z">
          <w:pPr>
            <w:pStyle w:val="30"/>
            <w:numPr>
              <w:ilvl w:val="0"/>
              <w:numId w:val="57"/>
            </w:numPr>
            <w:tabs>
              <w:tab w:val="clear" w:pos="1701"/>
            </w:tabs>
            <w:ind w:left="420" w:hanging="420"/>
          </w:pPr>
        </w:pPrChange>
      </w:pPr>
      <w:ins w:id="282" w:author="luolinlin" w:date="2022-10-11T16:38:00Z">
        <w:r w:rsidRPr="00BF57CE">
          <w:rPr>
            <w:rFonts w:ascii="微软雅黑" w:eastAsia="微软雅黑" w:hAnsi="微软雅黑" w:hint="eastAsia"/>
            <w:rPrChange w:id="283" w:author="luolinlin" w:date="2022-10-12T08:58:00Z">
              <w:rPr>
                <w:rFonts w:hint="eastAsia"/>
                <w:noProof/>
                <w:sz w:val="32"/>
                <w:szCs w:val="32"/>
                <w:highlight w:val="yellow"/>
              </w:rPr>
            </w:rPrChange>
          </w:rPr>
          <w:t>（</w:t>
        </w:r>
      </w:ins>
      <w:ins w:id="284" w:author="luolinlin" w:date="2022-10-12T08:58:00Z">
        <w:r w:rsidR="00BF57CE" w:rsidRPr="00DB4BA9">
          <w:rPr>
            <w:rFonts w:ascii="微软雅黑" w:eastAsia="微软雅黑" w:hAnsi="微软雅黑"/>
          </w:rPr>
          <w:fldChar w:fldCharType="begin"/>
        </w:r>
        <w:r w:rsidR="00BF57CE" w:rsidRPr="006E1ED9">
          <w:rPr>
            <w:rFonts w:ascii="微软雅黑" w:eastAsia="微软雅黑" w:hAnsi="微软雅黑"/>
          </w:rPr>
          <w:instrText xml:space="preserve"> HYPERLINK "mailto:</w:instrText>
        </w:r>
      </w:ins>
      <w:ins w:id="285" w:author="luolinlin" w:date="2022-10-11T16:38:00Z">
        <w:r w:rsidR="00BF57CE" w:rsidRPr="006E1ED9">
          <w:rPr>
            <w:rFonts w:ascii="微软雅黑" w:eastAsia="微软雅黑" w:hAnsi="微软雅黑" w:hint="eastAsia"/>
            <w:rPrChange w:id="286" w:author="luolinlin" w:date="2022-10-12T09:01:00Z">
              <w:rPr>
                <w:rFonts w:hint="eastAsia"/>
                <w:noProof/>
                <w:sz w:val="32"/>
                <w:szCs w:val="32"/>
                <w:highlight w:val="yellow"/>
              </w:rPr>
            </w:rPrChange>
          </w:rPr>
          <w:instrText>李鹏</w:instrText>
        </w:r>
      </w:ins>
      <w:ins w:id="287" w:author="luolinlin" w:date="2022-10-12T08:57:00Z">
        <w:r w:rsidR="00BF57CE" w:rsidRPr="006E1ED9">
          <w:rPr>
            <w:rFonts w:ascii="微软雅黑" w:eastAsia="微软雅黑" w:hAnsi="微软雅黑"/>
          </w:rPr>
          <w:instrText>lipeng73@huawei.com/15601710627</w:instrText>
        </w:r>
      </w:ins>
      <w:ins w:id="288" w:author="luolinlin" w:date="2022-10-12T08:58:00Z">
        <w:r w:rsidR="00BF57CE" w:rsidRPr="006E1ED9">
          <w:rPr>
            <w:rFonts w:ascii="微软雅黑" w:eastAsia="微软雅黑" w:hAnsi="微软雅黑"/>
          </w:rPr>
          <w:instrText xml:space="preserve">" </w:instrText>
        </w:r>
        <w:r w:rsidR="00BF57CE" w:rsidRPr="00DB4BA9">
          <w:rPr>
            <w:rFonts w:ascii="微软雅黑" w:eastAsia="微软雅黑" w:hAnsi="微软雅黑"/>
            <w:rPrChange w:id="289" w:author="luolinlin" w:date="2022-10-12T09:01:00Z">
              <w:rPr>
                <w:rFonts w:ascii="微软雅黑" w:eastAsia="微软雅黑" w:hAnsi="微软雅黑"/>
              </w:rPr>
            </w:rPrChange>
          </w:rPr>
          <w:fldChar w:fldCharType="separate"/>
        </w:r>
      </w:ins>
      <w:ins w:id="290" w:author="luolinlin" w:date="2022-10-11T16:38:00Z">
        <w:r w:rsidR="00BF57CE" w:rsidRPr="006E1ED9">
          <w:rPr>
            <w:rFonts w:ascii="微软雅黑" w:eastAsia="微软雅黑" w:hAnsi="微软雅黑" w:hint="eastAsia"/>
            <w:rPrChange w:id="291" w:author="luolinlin" w:date="2022-10-12T09:01:00Z">
              <w:rPr>
                <w:rFonts w:hint="eastAsia"/>
                <w:noProof/>
                <w:sz w:val="32"/>
                <w:szCs w:val="32"/>
                <w:highlight w:val="yellow"/>
              </w:rPr>
            </w:rPrChange>
          </w:rPr>
          <w:t>李鹏</w:t>
        </w:r>
      </w:ins>
      <w:ins w:id="292" w:author="luolinlin" w:date="2022-10-12T08:57:00Z">
        <w:r w:rsidR="00BF57CE" w:rsidRPr="00DB4BA9">
          <w:rPr>
            <w:rFonts w:ascii="微软雅黑" w:eastAsia="微软雅黑" w:hAnsi="微软雅黑"/>
          </w:rPr>
          <w:t>lipeng73@huawei.com/</w:t>
        </w:r>
        <w:r w:rsidR="00BF57CE" w:rsidRPr="00AE47F1">
          <w:rPr>
            <w:rFonts w:ascii="微软雅黑" w:eastAsia="微软雅黑" w:hAnsi="微软雅黑"/>
          </w:rPr>
          <w:t>15601710627</w:t>
        </w:r>
      </w:ins>
      <w:ins w:id="293" w:author="luolinlin" w:date="2022-10-12T08:58:00Z">
        <w:r w:rsidR="00BF57CE" w:rsidRPr="00DB4BA9">
          <w:rPr>
            <w:rFonts w:ascii="微软雅黑" w:eastAsia="微软雅黑" w:hAnsi="微软雅黑"/>
          </w:rPr>
          <w:fldChar w:fldCharType="end"/>
        </w:r>
      </w:ins>
      <w:ins w:id="294" w:author="luolinlin" w:date="2022-10-11T16:38:00Z">
        <w:r w:rsidRPr="006E1ED9">
          <w:rPr>
            <w:rFonts w:ascii="微软雅黑" w:eastAsia="微软雅黑" w:hAnsi="微软雅黑" w:hint="eastAsia"/>
            <w:rPrChange w:id="295" w:author="luolinlin" w:date="2022-10-12T09:01:00Z">
              <w:rPr>
                <w:rFonts w:hint="eastAsia"/>
                <w:noProof/>
                <w:sz w:val="32"/>
                <w:szCs w:val="32"/>
                <w:highlight w:val="yellow"/>
              </w:rPr>
            </w:rPrChange>
          </w:rPr>
          <w:t>，</w:t>
        </w:r>
      </w:ins>
    </w:p>
    <w:p w14:paraId="6FF26C6A" w14:textId="088888CF" w:rsidR="00A4182B" w:rsidRPr="00BF57CE" w:rsidRDefault="00960F74">
      <w:pPr>
        <w:pStyle w:val="30"/>
        <w:numPr>
          <w:ilvl w:val="0"/>
          <w:numId w:val="0"/>
        </w:numPr>
        <w:ind w:firstLineChars="800" w:firstLine="1680"/>
        <w:rPr>
          <w:rFonts w:ascii="微软雅黑" w:eastAsia="微软雅黑" w:hAnsi="微软雅黑"/>
          <w:rPrChange w:id="296" w:author="luolinlin" w:date="2022-10-12T08:58:00Z">
            <w:rPr/>
          </w:rPrChange>
        </w:rPr>
        <w:pPrChange w:id="297" w:author="luolinlin" w:date="2022-10-12T09:39:00Z">
          <w:pPr>
            <w:pStyle w:val="3"/>
          </w:pPr>
        </w:pPrChange>
      </w:pPr>
      <w:ins w:id="298" w:author="luolinlin" w:date="2022-10-11T16:38:00Z">
        <w:r w:rsidRPr="00BF57CE">
          <w:rPr>
            <w:rFonts w:ascii="微软雅黑" w:eastAsia="微软雅黑" w:hAnsi="微软雅黑" w:hint="eastAsia"/>
            <w:rPrChange w:id="299" w:author="luolinlin" w:date="2022-10-12T08:58:00Z">
              <w:rPr>
                <w:rFonts w:hint="eastAsia"/>
                <w:highlight w:val="yellow"/>
              </w:rPr>
            </w:rPrChange>
          </w:rPr>
          <w:t>罗琳</w:t>
        </w:r>
        <w:proofErr w:type="gramStart"/>
        <w:r w:rsidRPr="00BF57CE">
          <w:rPr>
            <w:rFonts w:ascii="微软雅黑" w:eastAsia="微软雅黑" w:hAnsi="微软雅黑" w:hint="eastAsia"/>
            <w:rPrChange w:id="300" w:author="luolinlin" w:date="2022-10-12T08:58:00Z">
              <w:rPr>
                <w:rFonts w:hint="eastAsia"/>
                <w:highlight w:val="yellow"/>
              </w:rPr>
            </w:rPrChange>
          </w:rPr>
          <w:t>琳</w:t>
        </w:r>
      </w:ins>
      <w:proofErr w:type="gramEnd"/>
      <w:ins w:id="301" w:author="luolinlin" w:date="2022-10-12T08:57:00Z">
        <w:r w:rsidR="002461CB" w:rsidRPr="00DB4BA9">
          <w:rPr>
            <w:rFonts w:ascii="微软雅黑" w:eastAsia="微软雅黑" w:hAnsi="微软雅黑"/>
          </w:rPr>
          <w:t>luolinlin1@huawei.com</w:t>
        </w:r>
        <w:r w:rsidR="002461CB" w:rsidRPr="00AE47F1">
          <w:rPr>
            <w:rFonts w:ascii="微软雅黑" w:eastAsia="微软雅黑" w:hAnsi="微软雅黑"/>
          </w:rPr>
          <w:t>/17629194590</w:t>
        </w:r>
      </w:ins>
      <w:ins w:id="302" w:author="luolinlin" w:date="2022-10-11T16:38:00Z">
        <w:r w:rsidRPr="00BF57CE">
          <w:rPr>
            <w:rFonts w:ascii="微软雅黑" w:eastAsia="微软雅黑" w:hAnsi="微软雅黑" w:hint="eastAsia"/>
            <w:rPrChange w:id="303" w:author="luolinlin" w:date="2022-10-12T08:58:00Z">
              <w:rPr>
                <w:rFonts w:hint="eastAsia"/>
                <w:highlight w:val="yellow"/>
              </w:rPr>
            </w:rPrChange>
          </w:rPr>
          <w:t>）</w:t>
        </w:r>
      </w:ins>
      <w:ins w:id="304" w:author="luolinlin" w:date="2022-10-11T16:37:00Z">
        <w:r w:rsidR="00A4182B" w:rsidRPr="00BF57CE">
          <w:rPr>
            <w:rFonts w:ascii="微软雅黑" w:eastAsia="微软雅黑" w:hAnsi="微软雅黑" w:hint="eastAsia"/>
            <w:rPrChange w:id="305" w:author="luolinlin" w:date="2022-10-12T08:58:00Z">
              <w:rPr>
                <w:rFonts w:hint="eastAsia"/>
              </w:rPr>
            </w:rPrChange>
          </w:rPr>
          <w:t>。</w:t>
        </w:r>
      </w:ins>
    </w:p>
    <w:p w14:paraId="65D1FBFA" w14:textId="781DF428" w:rsidR="00351082" w:rsidRPr="0037353C" w:rsidRDefault="00351082" w:rsidP="00602DCD">
      <w:pPr>
        <w:pStyle w:val="30"/>
        <w:rPr>
          <w:ins w:id="306" w:author="luolinlin" w:date="2022-10-11T16:47:00Z"/>
          <w:rFonts w:ascii="微软雅黑" w:eastAsia="微软雅黑" w:hAnsi="微软雅黑"/>
          <w:lang w:eastAsia="en-US"/>
          <w:rPrChange w:id="307" w:author="luolinlin" w:date="2022-10-11T17:51:00Z">
            <w:rPr>
              <w:ins w:id="308" w:author="luolinlin" w:date="2022-10-11T16:47:00Z"/>
              <w:lang w:eastAsia="en-US"/>
            </w:rPr>
          </w:rPrChange>
        </w:rPr>
      </w:pPr>
      <w:del w:id="309" w:author="luolinlin" w:date="2022-10-11T14:25:00Z">
        <w:r w:rsidRPr="0037353C" w:rsidDel="00A26420">
          <w:rPr>
            <w:rFonts w:ascii="微软雅黑" w:eastAsia="微软雅黑" w:hAnsi="微软雅黑" w:hint="eastAsia"/>
            <w:lang w:eastAsia="en-US"/>
            <w:rPrChange w:id="310" w:author="luolinlin" w:date="2022-10-11T17:51:00Z">
              <w:rPr>
                <w:rFonts w:hint="eastAsia"/>
                <w:lang w:eastAsia="en-US"/>
              </w:rPr>
            </w:rPrChange>
          </w:rPr>
          <w:delText>签</w:delText>
        </w:r>
      </w:del>
      <w:ins w:id="311" w:author="luolinlin" w:date="2022-10-11T14:25:00Z">
        <w:r w:rsidR="00A26420" w:rsidRPr="0037353C">
          <w:rPr>
            <w:rFonts w:ascii="微软雅黑" w:eastAsia="微软雅黑" w:hAnsi="微软雅黑" w:hint="eastAsia"/>
            <w:rPrChange w:id="312" w:author="luolinlin" w:date="2022-10-11T17:51:00Z">
              <w:rPr>
                <w:rFonts w:hint="eastAsia"/>
              </w:rPr>
            </w:rPrChange>
          </w:rPr>
          <w:t>身份认证</w:t>
        </w:r>
      </w:ins>
      <w:del w:id="313" w:author="luolinlin" w:date="2022-10-11T14:25:00Z">
        <w:r w:rsidRPr="0037353C" w:rsidDel="00A26420">
          <w:rPr>
            <w:rFonts w:ascii="微软雅黑" w:eastAsia="微软雅黑" w:hAnsi="微软雅黑" w:hint="eastAsia"/>
            <w:lang w:eastAsia="en-US"/>
            <w:rPrChange w:id="314" w:author="luolinlin" w:date="2022-10-11T17:51:00Z">
              <w:rPr>
                <w:rFonts w:hint="eastAsia"/>
                <w:lang w:eastAsia="en-US"/>
              </w:rPr>
            </w:rPrChange>
          </w:rPr>
          <w:delText>署开发者协议</w:delText>
        </w:r>
      </w:del>
    </w:p>
    <w:p w14:paraId="0432EEDE" w14:textId="77777777" w:rsidR="002461CB" w:rsidRDefault="00A54BAF">
      <w:pPr>
        <w:pStyle w:val="30"/>
        <w:numPr>
          <w:ilvl w:val="0"/>
          <w:numId w:val="0"/>
        </w:numPr>
        <w:ind w:left="1701"/>
        <w:rPr>
          <w:ins w:id="315" w:author="luolinlin" w:date="2022-10-12T08:51:00Z"/>
          <w:rFonts w:ascii="微软雅黑" w:eastAsia="微软雅黑" w:hAnsi="微软雅黑"/>
        </w:rPr>
      </w:pPr>
      <w:ins w:id="316" w:author="luolinlin" w:date="2022-10-11T16:47:00Z">
        <w:r w:rsidRPr="0037353C">
          <w:rPr>
            <w:rFonts w:ascii="微软雅黑" w:eastAsia="微软雅黑" w:hAnsi="微软雅黑" w:hint="eastAsia"/>
            <w:rPrChange w:id="317" w:author="luolinlin" w:date="2022-10-11T17:51:00Z">
              <w:rPr>
                <w:rFonts w:hint="eastAsia"/>
              </w:rPr>
            </w:rPrChange>
          </w:rPr>
          <w:t>系统要求完成</w:t>
        </w:r>
      </w:ins>
      <w:ins w:id="318" w:author="luolinlin" w:date="2022-10-11T16:48:00Z">
        <w:r w:rsidRPr="0037353C">
          <w:rPr>
            <w:rFonts w:ascii="微软雅黑" w:eastAsia="微软雅黑" w:hAnsi="微软雅黑" w:hint="eastAsia"/>
            <w:rPrChange w:id="319" w:author="luolinlin" w:date="2022-10-11T17:51:00Z">
              <w:rPr>
                <w:rFonts w:hint="eastAsia"/>
              </w:rPr>
            </w:rPrChange>
          </w:rPr>
          <w:t>华为账号注册，并完成实名认证</w:t>
        </w:r>
        <w:r w:rsidRPr="0037353C">
          <w:rPr>
            <w:rFonts w:ascii="微软雅黑" w:eastAsia="微软雅黑" w:hAnsi="微软雅黑"/>
            <w:rPrChange w:id="320" w:author="luolinlin" w:date="2022-10-11T17:51:00Z">
              <w:rPr/>
            </w:rPrChange>
          </w:rPr>
          <w:t>+</w:t>
        </w:r>
        <w:r w:rsidRPr="0037353C">
          <w:rPr>
            <w:rFonts w:ascii="微软雅黑" w:eastAsia="微软雅黑" w:hAnsi="微软雅黑" w:hint="eastAsia"/>
            <w:rPrChange w:id="321" w:author="luolinlin" w:date="2022-10-11T17:51:00Z">
              <w:rPr>
                <w:rFonts w:hint="eastAsia"/>
              </w:rPr>
            </w:rPrChange>
          </w:rPr>
          <w:t>教师认证。具体认证方法本文档参考</w:t>
        </w:r>
      </w:ins>
    </w:p>
    <w:p w14:paraId="302CA20F" w14:textId="68B24113" w:rsidR="00A54BAF" w:rsidRPr="0037353C" w:rsidDel="00A54BAF" w:rsidRDefault="00A54BAF">
      <w:pPr>
        <w:pStyle w:val="30"/>
        <w:numPr>
          <w:ilvl w:val="0"/>
          <w:numId w:val="0"/>
        </w:numPr>
        <w:ind w:left="1701"/>
        <w:rPr>
          <w:del w:id="322" w:author="luolinlin" w:date="2022-10-11T16:48:00Z"/>
          <w:rFonts w:ascii="微软雅黑" w:eastAsia="微软雅黑" w:hAnsi="微软雅黑"/>
          <w:rPrChange w:id="323" w:author="luolinlin" w:date="2022-10-11T17:51:00Z">
            <w:rPr>
              <w:del w:id="324" w:author="luolinlin" w:date="2022-10-11T16:48:00Z"/>
            </w:rPr>
          </w:rPrChange>
        </w:rPr>
        <w:pPrChange w:id="325" w:author="luolinlin" w:date="2022-10-11T17:58:00Z">
          <w:pPr>
            <w:pStyle w:val="30"/>
          </w:pPr>
        </w:pPrChange>
      </w:pPr>
      <w:ins w:id="326" w:author="luolinlin" w:date="2022-10-11T16:48:00Z">
        <w:r w:rsidRPr="0037353C">
          <w:rPr>
            <w:rFonts w:ascii="微软雅黑" w:eastAsia="微软雅黑" w:hAnsi="微软雅黑" w:hint="eastAsia"/>
            <w:rPrChange w:id="327" w:author="luolinlin" w:date="2022-10-11T17:51:00Z">
              <w:rPr>
                <w:rFonts w:hint="eastAsia"/>
              </w:rPr>
            </w:rPrChange>
          </w:rPr>
          <w:t>附录</w:t>
        </w:r>
      </w:ins>
      <w:ins w:id="328" w:author="luolinlin" w:date="2022-10-12T09:03:00Z">
        <w:r w:rsidR="006E1ED9">
          <w:rPr>
            <w:rFonts w:ascii="微软雅黑" w:eastAsia="微软雅黑" w:hAnsi="微软雅黑" w:hint="eastAsia"/>
          </w:rPr>
          <w:t>2</w:t>
        </w:r>
      </w:ins>
      <w:ins w:id="329" w:author="luolinlin" w:date="2022-10-11T16:48:00Z">
        <w:r w:rsidRPr="0037353C">
          <w:rPr>
            <w:rFonts w:ascii="微软雅黑" w:eastAsia="微软雅黑" w:hAnsi="微软雅黑" w:hint="eastAsia"/>
            <w:rPrChange w:id="330" w:author="luolinlin" w:date="2022-10-11T17:51:00Z">
              <w:rPr>
                <w:rFonts w:hint="eastAsia"/>
              </w:rPr>
            </w:rPrChange>
          </w:rPr>
          <w:t>。</w:t>
        </w:r>
      </w:ins>
    </w:p>
    <w:p w14:paraId="44B5AF51" w14:textId="02BE9F2F" w:rsidR="00351082" w:rsidRPr="00610F22" w:rsidRDefault="007B0446">
      <w:pPr>
        <w:pStyle w:val="30"/>
        <w:numPr>
          <w:ilvl w:val="0"/>
          <w:numId w:val="0"/>
        </w:numPr>
        <w:ind w:left="1701"/>
        <w:pPrChange w:id="331" w:author="luolinlin" w:date="2022-10-11T17:58:00Z">
          <w:pPr>
            <w:pStyle w:val="1e"/>
          </w:pPr>
        </w:pPrChange>
      </w:pPr>
      <w:del w:id="332" w:author="luolinlin" w:date="2022-10-11T16:48:00Z">
        <w:r w:rsidRPr="0037353C" w:rsidDel="00A54BAF">
          <w:rPr>
            <w:rFonts w:ascii="微软雅黑" w:eastAsia="微软雅黑" w:hAnsi="微软雅黑" w:hint="eastAsia"/>
            <w:rPrChange w:id="333" w:author="luolinlin" w:date="2022-10-11T17:51:00Z">
              <w:rPr>
                <w:rFonts w:ascii="Helvetica" w:eastAsia="微软雅黑" w:hAnsi="Helvetica" w:hint="eastAsi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请参考</w:delText>
        </w:r>
        <w:r w:rsidRPr="0037353C" w:rsidDel="00A54BAF">
          <w:rPr>
            <w:rFonts w:ascii="微软雅黑" w:eastAsia="微软雅黑" w:hAnsi="微软雅黑"/>
            <w:rPrChange w:id="334" w:author="luolinlin" w:date="2022-10-11T17:51:00Z">
              <w:rPr>
                <w:rFonts w:ascii="Helvetica" w:eastAsia="微软雅黑" w:hAnsi="Helvetic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1.4.2</w:delText>
        </w:r>
      </w:del>
      <w:del w:id="335" w:author="luolinlin" w:date="2022-10-11T14:26:00Z">
        <w:r w:rsidRPr="0037353C" w:rsidDel="00A26420">
          <w:rPr>
            <w:rFonts w:ascii="微软雅黑" w:eastAsia="微软雅黑" w:hAnsi="微软雅黑" w:hint="eastAsia"/>
            <w:rPrChange w:id="336" w:author="luolinlin" w:date="2022-10-11T17:51:00Z">
              <w:rPr>
                <w:rFonts w:ascii="Helvetica" w:eastAsia="微软雅黑" w:hAnsi="Helvetica" w:hint="eastAsi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签署开发者协议</w:delText>
        </w:r>
      </w:del>
    </w:p>
    <w:p w14:paraId="0095C328" w14:textId="77777777" w:rsidR="00602DCD" w:rsidRPr="0037353C" w:rsidRDefault="00602DCD" w:rsidP="00602DCD">
      <w:pPr>
        <w:pStyle w:val="30"/>
        <w:rPr>
          <w:rFonts w:ascii="微软雅黑" w:eastAsia="微软雅黑" w:hAnsi="微软雅黑"/>
          <w:lang w:eastAsia="en-US"/>
          <w:rPrChange w:id="337" w:author="luolinlin" w:date="2022-10-11T17:51:00Z">
            <w:rPr>
              <w:lang w:eastAsia="en-US"/>
            </w:rPr>
          </w:rPrChange>
        </w:rPr>
      </w:pPr>
      <w:proofErr w:type="spellStart"/>
      <w:r w:rsidRPr="0037353C">
        <w:rPr>
          <w:rFonts w:ascii="微软雅黑" w:eastAsia="微软雅黑" w:hAnsi="微软雅黑" w:hint="eastAsia"/>
          <w:lang w:eastAsia="en-US"/>
          <w:rPrChange w:id="338" w:author="luolinlin" w:date="2022-10-11T17:51:00Z">
            <w:rPr>
              <w:rFonts w:hint="eastAsia"/>
              <w:lang w:eastAsia="en-US"/>
            </w:rPr>
          </w:rPrChange>
        </w:rPr>
        <w:t>登录申请平台</w:t>
      </w:r>
      <w:proofErr w:type="spellEnd"/>
    </w:p>
    <w:p w14:paraId="341CE9E9" w14:textId="60CE355B" w:rsidR="00602DCD" w:rsidRPr="0037353C" w:rsidRDefault="00602DCD" w:rsidP="00DB4BA9">
      <w:pPr>
        <w:pStyle w:val="1e"/>
        <w:rPr>
          <w:lang w:eastAsia="en-US"/>
        </w:rPr>
      </w:pPr>
      <w:r w:rsidRPr="00DB4BA9">
        <w:rPr>
          <w:rFonts w:hint="eastAsia"/>
          <w:lang w:eastAsia="en-US"/>
        </w:rPr>
        <w:t>登录</w:t>
      </w:r>
      <w:ins w:id="339" w:author="luolinlin" w:date="2022-10-10T11:44:00Z">
        <w:r w:rsidR="00340D39" w:rsidRPr="00174BF9">
          <w:rPr>
            <w:rStyle w:val="af"/>
            <w:rPrChange w:id="340" w:author="luolinlin" w:date="2022-10-12T09:12:00Z">
              <w:rPr/>
            </w:rPrChange>
          </w:rPr>
          <w:fldChar w:fldCharType="begin"/>
        </w:r>
        <w:r w:rsidR="00340D39" w:rsidRPr="00174BF9">
          <w:rPr>
            <w:rStyle w:val="af"/>
            <w:rPrChange w:id="341" w:author="luolinlin" w:date="2022-10-12T09:12:00Z">
              <w:rPr/>
            </w:rPrChange>
          </w:rPr>
          <w:instrText xml:space="preserve"> HYPERLINK "javascript:;" </w:instrText>
        </w:r>
        <w:r w:rsidR="00340D39" w:rsidRPr="00174BF9">
          <w:rPr>
            <w:rStyle w:val="af"/>
            <w:rPrChange w:id="342" w:author="luolinlin" w:date="2022-10-12T09:12:00Z">
              <w:rPr/>
            </w:rPrChange>
          </w:rPr>
          <w:fldChar w:fldCharType="separate"/>
        </w:r>
        <w:r w:rsidR="00340D39" w:rsidRPr="00174BF9">
          <w:rPr>
            <w:rStyle w:val="af"/>
            <w:rPrChange w:id="343" w:author="luolinlin" w:date="2022-10-12T09:12:00Z">
              <w:rPr>
                <w:rStyle w:val="af"/>
                <w:shd w:val="clear" w:color="auto" w:fill="F7F7F7"/>
              </w:rPr>
            </w:rPrChange>
          </w:rPr>
          <w:t>https://edu.hicomputing.huawei.com/teaching</w:t>
        </w:r>
        <w:r w:rsidR="00340D39" w:rsidRPr="00174BF9">
          <w:rPr>
            <w:rStyle w:val="af"/>
            <w:rPrChange w:id="344" w:author="luolinlin" w:date="2022-10-12T09:12:00Z">
              <w:rPr/>
            </w:rPrChange>
          </w:rPr>
          <w:fldChar w:fldCharType="end"/>
        </w:r>
        <w:r w:rsidR="00340D39" w:rsidRPr="00174BF9">
          <w:rPr>
            <w:rStyle w:val="af"/>
            <w:rPrChange w:id="345" w:author="luolinlin" w:date="2022-10-12T09:12:00Z">
              <w:rPr>
                <w:shd w:val="clear" w:color="auto" w:fill="F7F7F7"/>
              </w:rPr>
            </w:rPrChange>
          </w:rPr>
          <w:t xml:space="preserve"> </w:t>
        </w:r>
      </w:ins>
      <w:del w:id="346" w:author="luolinlin" w:date="2022-10-10T11:44:00Z">
        <w:r w:rsidR="00B948AD" w:rsidRPr="0037353C" w:rsidDel="00340D39">
          <w:rPr>
            <w:color w:val="auto"/>
            <w:rPrChange w:id="347" w:author="luolinlin" w:date="2022-10-11T17:51:00Z">
              <w:rPr>
                <w:color w:val="000000"/>
              </w:rPr>
            </w:rPrChange>
          </w:rPr>
          <w:fldChar w:fldCharType="begin"/>
        </w:r>
        <w:r w:rsidR="00B948AD" w:rsidRPr="0037353C" w:rsidDel="00340D39">
          <w:delInstrText xml:space="preserve"> HYPERLINK "https://developer.huaweicloud.com/console/incentive/other-activity" </w:delInstrText>
        </w:r>
        <w:r w:rsidR="00B948AD" w:rsidRPr="0037353C" w:rsidDel="00340D39">
          <w:rPr>
            <w:color w:val="auto"/>
            <w:rPrChange w:id="348" w:author="luolinlin" w:date="2022-10-11T17:51:00Z">
              <w:rPr>
                <w:rStyle w:val="af"/>
                <w:lang w:eastAsia="en-US"/>
              </w:rPr>
            </w:rPrChange>
          </w:rPr>
          <w:fldChar w:fldCharType="separate"/>
        </w:r>
        <w:r w:rsidR="00351082" w:rsidRPr="0037353C" w:rsidDel="00340D39">
          <w:rPr>
            <w:rStyle w:val="af"/>
            <w:lang w:eastAsia="en-US"/>
          </w:rPr>
          <w:delText>https://developer.huaweicloud.com/console/incentive/other-activity</w:delText>
        </w:r>
        <w:r w:rsidR="00B948AD" w:rsidRPr="0037353C" w:rsidDel="00340D39">
          <w:rPr>
            <w:rStyle w:val="af"/>
            <w:lang w:eastAsia="en-US"/>
            <w:rPrChange w:id="349" w:author="luolinlin" w:date="2022-10-11T17:51:00Z">
              <w:rPr>
                <w:rStyle w:val="af"/>
                <w:lang w:eastAsia="en-US"/>
              </w:rPr>
            </w:rPrChange>
          </w:rPr>
          <w:fldChar w:fldCharType="end"/>
        </w:r>
      </w:del>
    </w:p>
    <w:p w14:paraId="54465DCB" w14:textId="1D608650" w:rsidR="00602DCD" w:rsidDel="006E1ED9" w:rsidRDefault="00602DCD" w:rsidP="00DB4BA9">
      <w:pPr>
        <w:pStyle w:val="1e"/>
        <w:rPr>
          <w:del w:id="350" w:author="luolinlin" w:date="2022-10-12T09:04:00Z"/>
        </w:rPr>
      </w:pPr>
      <w:del w:id="351" w:author="luolinlin" w:date="2022-10-10T11:46:00Z">
        <w:r w:rsidRPr="00610F22" w:rsidDel="00340D39">
          <w:rPr>
            <w:noProof/>
          </w:rPr>
          <w:drawing>
            <wp:inline distT="0" distB="0" distL="0" distR="0" wp14:anchorId="000824CD" wp14:editId="317D55D5">
              <wp:extent cx="5400000" cy="4073080"/>
              <wp:effectExtent l="19050" t="19050" r="10795" b="22860"/>
              <wp:docPr id="40" name="图片 40" descr="C:\Users\JWX1031100\AppData\Roaming\eSpace_Desktop\UserData\jwx1031100\imagefiles\609930C5-1B30-4657-BDBB-F56E7E36CB3F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609930C5-1B30-4657-BDBB-F56E7E36CB3F" descr="C:\Users\JWX1031100\AppData\Roaming\eSpace_Desktop\UserData\jwx1031100\imagefiles\609930C5-1B30-4657-BDBB-F56E7E36CB3F.png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00" cy="407308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352" w:author="luolinlin" w:date="2022-10-10T11:46:00Z">
        <w:r w:rsidR="00340D39" w:rsidRPr="00610F22">
          <w:rPr>
            <w:noProof/>
          </w:rPr>
          <w:drawing>
            <wp:inline distT="0" distB="0" distL="0" distR="0" wp14:anchorId="44B24EBC" wp14:editId="5DB799C2">
              <wp:extent cx="4340407" cy="1600827"/>
              <wp:effectExtent l="0" t="0" r="3175" b="0"/>
              <wp:docPr id="4" name="图片 4" descr="C:\Users\l84244771\AppData\Roaming\eSpace_Desktop\UserData\l84244771\imagefiles\originalImgfiles\AB3AC168-D401-45B9-A3F2-5CE3A8D586E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B3AC168-D401-45B9-A3F2-5CE3A8D586E8" descr="C:\Users\l84244771\AppData\Roaming\eSpace_Desktop\UserData\l84244771\imagefiles\originalImgfiles\AB3AC168-D401-45B9-A3F2-5CE3A8D586E8.png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87031" cy="169178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B0D6223" w14:textId="77777777" w:rsidR="006E1ED9" w:rsidRPr="00DB4BA9" w:rsidRDefault="006E1ED9" w:rsidP="00AE47F1">
      <w:pPr>
        <w:pStyle w:val="1e"/>
        <w:rPr>
          <w:ins w:id="353" w:author="luolinlin" w:date="2022-10-12T09:04:00Z"/>
          <w:lang w:eastAsia="en-US"/>
        </w:rPr>
      </w:pPr>
    </w:p>
    <w:p w14:paraId="2A891FE5" w14:textId="04286969" w:rsidR="00602DCD" w:rsidRPr="006E1ED9" w:rsidDel="006E1ED9" w:rsidRDefault="00602DCD" w:rsidP="00AE47F1">
      <w:pPr>
        <w:pStyle w:val="1e"/>
        <w:rPr>
          <w:del w:id="354" w:author="luolinlin" w:date="2022-10-12T09:04:00Z"/>
        </w:rPr>
      </w:pPr>
      <w:r w:rsidRPr="00AE47F1">
        <w:rPr>
          <w:rFonts w:hint="eastAsia"/>
        </w:rPr>
        <w:t>进入</w:t>
      </w:r>
      <w:r w:rsidRPr="00AE47F1">
        <w:rPr>
          <w:rFonts w:hint="eastAsia"/>
          <w:i/>
          <w:color w:val="FF0000"/>
        </w:rPr>
        <w:t>申请</w:t>
      </w:r>
      <w:r w:rsidRPr="006E1ED9">
        <w:rPr>
          <w:rFonts w:hint="eastAsia"/>
        </w:rPr>
        <w:t>页</w:t>
      </w:r>
      <w:ins w:id="355" w:author="luolinlin" w:date="2022-10-12T09:04:00Z">
        <w:r w:rsidR="006E1ED9" w:rsidRPr="006E1ED9">
          <w:rPr>
            <w:rFonts w:hint="eastAsia"/>
          </w:rPr>
          <w:t>，</w:t>
        </w:r>
      </w:ins>
    </w:p>
    <w:p w14:paraId="6AA70C89" w14:textId="6D49AFE8" w:rsidR="00602DCD" w:rsidRPr="006E1ED9" w:rsidRDefault="00602DCD">
      <w:pPr>
        <w:pStyle w:val="1e"/>
      </w:pPr>
      <w:r w:rsidRPr="006E1ED9">
        <w:rPr>
          <w:rFonts w:hint="eastAsia"/>
        </w:rPr>
        <w:t>申请</w:t>
      </w:r>
      <w:proofErr w:type="gramStart"/>
      <w:r w:rsidRPr="006E1ED9">
        <w:rPr>
          <w:rFonts w:hint="eastAsia"/>
        </w:rPr>
        <w:t>页信息</w:t>
      </w:r>
      <w:proofErr w:type="gramEnd"/>
      <w:r w:rsidRPr="006E1ED9">
        <w:rPr>
          <w:rFonts w:hint="eastAsia"/>
        </w:rPr>
        <w:t>可参考如下内容进行填写</w:t>
      </w:r>
    </w:p>
    <w:p w14:paraId="3EEE5443" w14:textId="66411D79" w:rsidR="00602DCD" w:rsidRPr="00F43D4E" w:rsidRDefault="00083CA5">
      <w:pPr>
        <w:pStyle w:val="1e"/>
        <w:rPr>
          <w:ins w:id="356" w:author="luolinlin" w:date="2022-10-11T16:15:00Z"/>
          <w:lang w:eastAsia="en-US"/>
        </w:rPr>
      </w:pPr>
      <w:del w:id="357" w:author="luolinlin" w:date="2022-10-10T14:22:00Z">
        <w:r w:rsidRPr="00610F22" w:rsidDel="00051839">
          <w:rPr>
            <w:noProof/>
          </w:rPr>
          <w:lastRenderedPageBreak/>
          <w:drawing>
            <wp:inline distT="0" distB="0" distL="0" distR="0" wp14:anchorId="6B116716" wp14:editId="4AAA22B3">
              <wp:extent cx="5400000" cy="2295736"/>
              <wp:effectExtent l="19050" t="19050" r="10795" b="9525"/>
              <wp:docPr id="35905" name="图片 35905" descr="C:\Users\JWX1031100\AppData\Roaming\eSpace_Desktop\UserData\jwx1031100\imagefiles\originalImgfiles\07F1B6B7-8818-4985-9B18-D0604BB091F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07F1B6B7-8818-4985-9B18-D0604BB091F4" descr="C:\Users\JWX1031100\AppData\Roaming\eSpace_Desktop\UserData\jwx1031100\imagefiles\originalImgfiles\07F1B6B7-8818-4985-9B18-D0604BB091F4.png"/>
                      <pic:cNvPicPr>
                        <a:picLocks noChangeAspect="1" noChangeArrowheads="1"/>
                      </pic:cNvPicPr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00" cy="2295736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358" w:author="luolinlin" w:date="2022-10-11T16:14:00Z">
        <w:r w:rsidR="006C6F13" w:rsidRPr="00610F22">
          <w:rPr>
            <w:noProof/>
          </w:rPr>
          <w:drawing>
            <wp:inline distT="0" distB="0" distL="0" distR="0" wp14:anchorId="6912165F" wp14:editId="50AC845D">
              <wp:extent cx="2906986" cy="2190592"/>
              <wp:effectExtent l="0" t="0" r="8255" b="635"/>
              <wp:docPr id="20" name="图片 20" descr="C:\Users\l84244771\AppData\Roaming\eSpace_Desktop\UserData\l84244771\imagefiles\940FC3BB-61BD-4B06-BF88-D7CEF127320F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940FC3BB-61BD-4B06-BF88-D7CEF127320F" descr="C:\Users\l84244771\AppData\Roaming\eSpace_Desktop\UserData\l84244771\imagefiles\940FC3BB-61BD-4B06-BF88-D7CEF127320F.png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19423" cy="219996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1C39DFD" w14:textId="77777777" w:rsidR="00174BF9" w:rsidRDefault="006E1ED9">
      <w:pPr>
        <w:pStyle w:val="1e"/>
        <w:rPr>
          <w:ins w:id="359" w:author="luolinlin" w:date="2022-10-12T09:10:00Z"/>
        </w:rPr>
        <w:pPrChange w:id="360" w:author="luolinlin" w:date="2022-10-12T14:07:00Z">
          <w:pPr>
            <w:pStyle w:val="1e"/>
            <w:ind w:leftChars="800" w:left="2020" w:hangingChars="200" w:hanging="420"/>
          </w:pPr>
        </w:pPrChange>
      </w:pPr>
      <w:ins w:id="361" w:author="luolinlin" w:date="2022-10-12T09:06:00Z">
        <w:r w:rsidRPr="00174BF9">
          <w:rPr>
            <w:rFonts w:hint="eastAsia"/>
            <w:b/>
            <w:highlight w:val="yellow"/>
            <w:rPrChange w:id="362" w:author="luolinlin" w:date="2022-10-12T09:11:00Z">
              <w:rPr>
                <w:rFonts w:hint="eastAsia"/>
                <w:b/>
              </w:rPr>
            </w:rPrChange>
          </w:rPr>
          <w:t>注：</w:t>
        </w:r>
      </w:ins>
      <w:ins w:id="363" w:author="luolinlin" w:date="2022-10-11T16:15:00Z">
        <w:r w:rsidR="006C6F13" w:rsidRPr="006E1ED9">
          <w:rPr>
            <w:rFonts w:hint="eastAsia"/>
            <w:rPrChange w:id="364" w:author="luolinlin" w:date="2022-10-12T09:05:00Z">
              <w:rPr>
                <w:rFonts w:hint="eastAsia"/>
                <w:color w:val="555555"/>
                <w:shd w:val="clear" w:color="auto" w:fill="F9FAFD"/>
              </w:rPr>
            </w:rPrChange>
          </w:rPr>
          <w:t>云计算、大数据、软件工程等课程</w:t>
        </w:r>
        <w:proofErr w:type="gramStart"/>
        <w:r w:rsidR="006C6F13" w:rsidRPr="006E1ED9">
          <w:rPr>
            <w:rFonts w:hint="eastAsia"/>
            <w:rPrChange w:id="365" w:author="luolinlin" w:date="2022-10-12T09:05:00Z">
              <w:rPr>
                <w:rFonts w:hint="eastAsia"/>
                <w:color w:val="555555"/>
                <w:shd w:val="clear" w:color="auto" w:fill="F9FAFD"/>
              </w:rPr>
            </w:rPrChange>
          </w:rPr>
          <w:t>云资源</w:t>
        </w:r>
        <w:proofErr w:type="gramEnd"/>
        <w:r w:rsidR="006C6F13" w:rsidRPr="006E1ED9">
          <w:rPr>
            <w:rFonts w:hint="eastAsia"/>
            <w:rPrChange w:id="366" w:author="luolinlin" w:date="2022-10-12T09:05:00Z">
              <w:rPr>
                <w:rFonts w:hint="eastAsia"/>
                <w:color w:val="555555"/>
                <w:shd w:val="clear" w:color="auto" w:fill="F9FAFD"/>
              </w:rPr>
            </w:rPrChange>
          </w:rPr>
          <w:t>申请</w:t>
        </w:r>
        <w:proofErr w:type="gramStart"/>
        <w:r w:rsidR="006C6F13" w:rsidRPr="006E1ED9">
          <w:rPr>
            <w:rFonts w:hint="eastAsia"/>
            <w:rPrChange w:id="367" w:author="luolinlin" w:date="2022-10-12T09:05:00Z">
              <w:rPr>
                <w:rFonts w:hint="eastAsia"/>
                <w:color w:val="555555"/>
                <w:shd w:val="clear" w:color="auto" w:fill="F9FAFD"/>
              </w:rPr>
            </w:rPrChange>
          </w:rPr>
          <w:t>请</w:t>
        </w:r>
        <w:proofErr w:type="gramEnd"/>
        <w:r w:rsidR="006C6F13" w:rsidRPr="00DB4BA9">
          <w:fldChar w:fldCharType="begin"/>
        </w:r>
        <w:r w:rsidR="006C6F13" w:rsidRPr="006E1ED9">
          <w:instrText xml:space="preserve"> HYPERLINK "https://developer.huaweicloud.com/console/incentive/other-activity" \t "_blank" </w:instrText>
        </w:r>
        <w:r w:rsidR="006C6F13" w:rsidRPr="00DB4BA9">
          <w:rPr>
            <w:rPrChange w:id="368" w:author="luolinlin" w:date="2022-10-12T09:05:00Z">
              <w:rPr/>
            </w:rPrChange>
          </w:rPr>
          <w:fldChar w:fldCharType="separate"/>
        </w:r>
        <w:r w:rsidR="006C6F13" w:rsidRPr="006E1ED9">
          <w:rPr>
            <w:rStyle w:val="af"/>
            <w:rFonts w:hint="eastAsia"/>
          </w:rPr>
          <w:t>点击</w:t>
        </w:r>
      </w:ins>
      <w:ins w:id="369" w:author="luolinlin" w:date="2022-10-12T09:05:00Z">
        <w:r>
          <w:rPr>
            <w:rStyle w:val="af"/>
            <w:rFonts w:hint="eastAsia"/>
            <w:b/>
          </w:rPr>
          <w:t>下方</w:t>
        </w:r>
      </w:ins>
      <w:ins w:id="370" w:author="luolinlin" w:date="2022-10-11T16:15:00Z">
        <w:r w:rsidR="006C6F13" w:rsidRPr="00DB4BA9">
          <w:rPr>
            <w:rStyle w:val="af"/>
            <w:rFonts w:hint="eastAsia"/>
          </w:rPr>
          <w:t>链接</w:t>
        </w:r>
        <w:r w:rsidR="006C6F13" w:rsidRPr="00DB4BA9">
          <w:fldChar w:fldCharType="end"/>
        </w:r>
      </w:ins>
      <w:ins w:id="371" w:author="luolinlin" w:date="2022-10-12T09:05:00Z">
        <w:r>
          <w:rPr>
            <w:b/>
          </w:rPr>
          <w:t xml:space="preserve"> </w:t>
        </w:r>
      </w:ins>
      <w:ins w:id="372" w:author="luolinlin" w:date="2022-10-12T09:06:00Z">
        <w:r>
          <w:rPr>
            <w:b/>
          </w:rPr>
          <w:fldChar w:fldCharType="begin"/>
        </w:r>
        <w:r>
          <w:rPr>
            <w:b/>
          </w:rPr>
          <w:instrText xml:space="preserve"> HYPERLINK "</w:instrText>
        </w:r>
      </w:ins>
      <w:ins w:id="373" w:author="luolinlin" w:date="2022-10-11T16:15:00Z">
        <w:r w:rsidRPr="006E1ED9">
          <w:rPr>
            <w:rPrChange w:id="374" w:author="luolinlin" w:date="2022-10-12T09:06:00Z">
              <w:rPr>
                <w:rStyle w:val="af"/>
              </w:rPr>
            </w:rPrChange>
          </w:rPr>
          <w:instrText>https://developer.huaweicloud.com/console/incentive/other-activity</w:instrText>
        </w:r>
      </w:ins>
      <w:ins w:id="375" w:author="luolinlin" w:date="2022-10-12T09:06:00Z">
        <w:r>
          <w:rPr>
            <w:b/>
          </w:rPr>
          <w:instrText xml:space="preserve">" </w:instrText>
        </w:r>
        <w:r>
          <w:rPr>
            <w:b/>
          </w:rPr>
          <w:fldChar w:fldCharType="separate"/>
        </w:r>
      </w:ins>
      <w:ins w:id="376" w:author="luolinlin" w:date="2022-10-11T16:15:00Z">
        <w:r w:rsidRPr="00DB4BA9">
          <w:rPr>
            <w:rStyle w:val="af"/>
          </w:rPr>
          <w:t>https://developer.huaweicloud.com/console/incentive/other-activity</w:t>
        </w:r>
      </w:ins>
      <w:ins w:id="377" w:author="luolinlin" w:date="2022-10-12T09:06:00Z">
        <w:r>
          <w:rPr>
            <w:b/>
          </w:rPr>
          <w:fldChar w:fldCharType="end"/>
        </w:r>
      </w:ins>
    </w:p>
    <w:p w14:paraId="2A41C27D" w14:textId="4F9F6A73" w:rsidR="00174BF9" w:rsidRPr="00174BF9" w:rsidRDefault="00174BF9" w:rsidP="00DB4BA9">
      <w:pPr>
        <w:pStyle w:val="1e"/>
        <w:rPr>
          <w:ins w:id="378" w:author="luolinlin" w:date="2022-10-12T09:09:00Z"/>
          <w:rPrChange w:id="379" w:author="luolinlin" w:date="2022-10-12T09:10:00Z">
            <w:rPr>
              <w:ins w:id="380" w:author="luolinlin" w:date="2022-10-12T09:09:00Z"/>
              <w:b/>
              <w:shd w:val="clear" w:color="auto" w:fill="F9FAFD"/>
            </w:rPr>
          </w:rPrChange>
        </w:rPr>
      </w:pPr>
      <w:ins w:id="381" w:author="luolinlin" w:date="2022-10-12T09:10:00Z">
        <w:r>
          <w:rPr>
            <w:rFonts w:hint="eastAsia"/>
          </w:rPr>
          <w:t>申请</w:t>
        </w:r>
      </w:ins>
      <w:ins w:id="382" w:author="luolinlin" w:date="2022-10-12T09:07:00Z">
        <w:r w:rsidR="006E1ED9" w:rsidRPr="00174BF9">
          <w:rPr>
            <w:rFonts w:hint="eastAsia"/>
            <w:rPrChange w:id="383" w:author="luolinlin" w:date="2022-10-12T09:10:00Z">
              <w:rPr>
                <w:rFonts w:hint="eastAsia"/>
                <w:highlight w:val="yellow"/>
                <w:shd w:val="clear" w:color="auto" w:fill="F9FAFD"/>
              </w:rPr>
            </w:rPrChange>
          </w:rPr>
          <w:t>详情</w:t>
        </w:r>
      </w:ins>
      <w:ins w:id="384" w:author="luolinlin" w:date="2022-10-12T09:08:00Z">
        <w:r w:rsidR="006E1ED9" w:rsidRPr="00174BF9">
          <w:rPr>
            <w:rFonts w:hint="eastAsia"/>
            <w:rPrChange w:id="385" w:author="luolinlin" w:date="2022-10-12T09:10:00Z">
              <w:rPr>
                <w:rFonts w:hint="eastAsia"/>
                <w:highlight w:val="yellow"/>
                <w:shd w:val="clear" w:color="auto" w:fill="F9FAFD"/>
              </w:rPr>
            </w:rPrChange>
          </w:rPr>
          <w:t>请见</w:t>
        </w:r>
      </w:ins>
      <w:ins w:id="386" w:author="luolinlin" w:date="2022-10-12T09:10:00Z">
        <w:r w:rsidRPr="00174BF9">
          <w:rPr>
            <w:rFonts w:hint="eastAsia"/>
            <w:rPrChange w:id="387" w:author="luolinlin" w:date="2022-10-12T09:10:00Z">
              <w:rPr>
                <w:rFonts w:hint="eastAsia"/>
                <w:b/>
                <w:shd w:val="clear" w:color="auto" w:fill="F9FAFD"/>
              </w:rPr>
            </w:rPrChange>
          </w:rPr>
          <w:t>下方</w:t>
        </w:r>
      </w:ins>
      <w:ins w:id="388" w:author="luolinlin" w:date="2022-10-12T09:08:00Z">
        <w:r w:rsidR="00C663D8" w:rsidRPr="00174BF9">
          <w:rPr>
            <w:rFonts w:hint="eastAsia"/>
            <w:rPrChange w:id="389" w:author="luolinlin" w:date="2022-10-12T09:10:00Z">
              <w:rPr>
                <w:rFonts w:hint="eastAsia"/>
                <w:highlight w:val="yellow"/>
                <w:shd w:val="clear" w:color="auto" w:fill="F9FAFD"/>
              </w:rPr>
            </w:rPrChange>
          </w:rPr>
          <w:t>《</w:t>
        </w:r>
        <w:r w:rsidR="00C663D8" w:rsidRPr="00174BF9">
          <w:rPr>
            <w:rFonts w:hint="eastAsia"/>
            <w:rPrChange w:id="390" w:author="luolinlin" w:date="2022-10-12T09:10:00Z">
              <w:rPr>
                <w:rFonts w:hint="eastAsia"/>
                <w:shd w:val="clear" w:color="auto" w:fill="F9FAFD"/>
              </w:rPr>
            </w:rPrChange>
          </w:rPr>
          <w:t>华为云代金券申请与发放操作指南</w:t>
        </w:r>
      </w:ins>
      <w:ins w:id="391" w:author="luolinlin" w:date="2022-10-12T09:09:00Z">
        <w:r w:rsidRPr="00174BF9">
          <w:rPr>
            <w:rPrChange w:id="392" w:author="luolinlin" w:date="2022-10-12T09:10:00Z">
              <w:rPr>
                <w:b/>
                <w:shd w:val="clear" w:color="auto" w:fill="F9FAFD"/>
              </w:rPr>
            </w:rPrChange>
          </w:rPr>
          <w:t>.docx</w:t>
        </w:r>
      </w:ins>
      <w:ins w:id="393" w:author="luolinlin" w:date="2022-10-12T09:08:00Z">
        <w:r w:rsidR="00C663D8" w:rsidRPr="00174BF9">
          <w:rPr>
            <w:rFonts w:hint="eastAsia"/>
            <w:rPrChange w:id="394" w:author="luolinlin" w:date="2022-10-12T09:10:00Z">
              <w:rPr>
                <w:rFonts w:hint="eastAsia"/>
                <w:highlight w:val="yellow"/>
                <w:shd w:val="clear" w:color="auto" w:fill="F9FAFD"/>
              </w:rPr>
            </w:rPrChange>
          </w:rPr>
          <w:t>》</w:t>
        </w:r>
      </w:ins>
    </w:p>
    <w:bookmarkStart w:id="395" w:name="_MON_1727070903"/>
    <w:bookmarkEnd w:id="395"/>
    <w:p w14:paraId="1944BAFF" w14:textId="22C0E1D5" w:rsidR="006C6F13" w:rsidRPr="006D47D8" w:rsidRDefault="00174BF9">
      <w:pPr>
        <w:pStyle w:val="1e"/>
        <w:rPr>
          <w:shd w:val="clear" w:color="auto" w:fill="F9FAFD"/>
          <w:rPrChange w:id="396" w:author="luolinlin" w:date="2022-10-12T17:01:00Z">
            <w:rPr/>
          </w:rPrChange>
        </w:rPr>
      </w:pPr>
      <w:ins w:id="397" w:author="luolinlin" w:date="2022-10-12T09:09:00Z">
        <w:r w:rsidRPr="00174BF9">
          <w:rPr>
            <w:rPrChange w:id="398" w:author="luolinlin" w:date="2022-10-12T09:10:00Z">
              <w:rPr/>
            </w:rPrChange>
          </w:rPr>
          <w:object w:dxaOrig="1539" w:dyaOrig="1118" w14:anchorId="3D74F6DB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77.3pt;height:56.45pt" o:ole="">
              <v:imagedata r:id="rId17" o:title=""/>
            </v:shape>
            <o:OLEObject Type="Embed" ProgID="Word.Document.12" ShapeID="_x0000_i1025" DrawAspect="Icon" ObjectID="_1727782995" r:id="rId18">
              <o:FieldCodes>\s</o:FieldCodes>
            </o:OLEObject>
          </w:object>
        </w:r>
      </w:ins>
    </w:p>
    <w:p w14:paraId="5B5DAF5A" w14:textId="196EE5FC" w:rsidR="00602DCD" w:rsidDel="00174BF9" w:rsidRDefault="00174BF9">
      <w:pPr>
        <w:pStyle w:val="1e"/>
        <w:rPr>
          <w:del w:id="399" w:author="luolinlin" w:date="2022-10-12T09:13:00Z"/>
        </w:rPr>
      </w:pPr>
      <w:ins w:id="400" w:author="luolinlin" w:date="2022-10-12T09:12:00Z">
        <w:r w:rsidRPr="00014336">
          <w:rPr>
            <w:rFonts w:hint="eastAsia"/>
            <w:highlight w:val="yellow"/>
          </w:rPr>
          <w:t>注：</w:t>
        </w:r>
      </w:ins>
      <w:del w:id="401" w:author="luolinlin" w:date="2022-10-12T09:12:00Z">
        <w:r w:rsidR="00602DCD" w:rsidRPr="00C663D8" w:rsidDel="00174BF9">
          <w:rPr>
            <w:rFonts w:hint="eastAsia"/>
            <w:i/>
            <w:color w:val="FF0000"/>
            <w:rPrChange w:id="402" w:author="luolinlin" w:date="2022-10-12T09:08:00Z">
              <w:rPr>
                <w:rFonts w:hint="eastAsia"/>
                <w:i/>
                <w:color w:val="FF0000"/>
                <w:sz w:val="30"/>
                <w:szCs w:val="30"/>
                <w:shd w:val="clear" w:color="auto" w:fill="FFFFFF"/>
              </w:rPr>
            </w:rPrChange>
          </w:rPr>
          <w:delText>注意：</w:delText>
        </w:r>
      </w:del>
      <w:r w:rsidR="00602DCD" w:rsidRPr="00DB4BA9">
        <w:t>1</w:t>
      </w:r>
      <w:del w:id="403" w:author="luolinlin" w:date="2022-10-12T09:13:00Z">
        <w:r w:rsidR="00602DCD" w:rsidRPr="00AE47F1" w:rsidDel="00174BF9">
          <w:rPr>
            <w:rFonts w:hint="eastAsia"/>
          </w:rPr>
          <w:delText>，</w:delText>
        </w:r>
      </w:del>
      <w:ins w:id="404" w:author="luolinlin" w:date="2022-10-12T09:13:00Z">
        <w:r>
          <w:rPr>
            <w:rFonts w:hint="eastAsia"/>
          </w:rPr>
          <w:t>.</w:t>
        </w:r>
      </w:ins>
      <w:r w:rsidR="00602DCD" w:rsidRPr="00DB4BA9">
        <w:rPr>
          <w:rFonts w:hint="eastAsia"/>
        </w:rPr>
        <w:t>“</w:t>
      </w:r>
      <w:del w:id="405" w:author="luolinlin" w:date="2022-10-12T09:14:00Z">
        <w:r w:rsidR="00602DCD" w:rsidRPr="00AE47F1" w:rsidDel="00174BF9">
          <w:rPr>
            <w:rFonts w:hint="eastAsia"/>
          </w:rPr>
          <w:delText>本次</w:delText>
        </w:r>
      </w:del>
      <w:r w:rsidR="00602DCD" w:rsidRPr="00AE47F1">
        <w:rPr>
          <w:rFonts w:hint="eastAsia"/>
        </w:rPr>
        <w:t>申请额度”为本次开课所需额度，值为协议学生人数</w:t>
      </w:r>
      <w:r w:rsidR="00602DCD" w:rsidRPr="00C663D8">
        <w:t>*</w:t>
      </w:r>
      <w:r w:rsidR="00602DCD" w:rsidRPr="00C663D8">
        <w:rPr>
          <w:rFonts w:hint="eastAsia"/>
        </w:rPr>
        <w:t>各课程标准</w:t>
      </w:r>
      <w:r w:rsidR="00EB56EA" w:rsidRPr="00C663D8">
        <w:rPr>
          <w:rFonts w:hint="eastAsia"/>
        </w:rPr>
        <w:t>。</w:t>
      </w:r>
    </w:p>
    <w:p w14:paraId="1BF0A286" w14:textId="77777777" w:rsidR="00174BF9" w:rsidRPr="00DB4BA9" w:rsidRDefault="00174BF9">
      <w:pPr>
        <w:pStyle w:val="1e"/>
        <w:rPr>
          <w:ins w:id="406" w:author="luolinlin" w:date="2022-10-12T09:13:00Z"/>
        </w:rPr>
      </w:pPr>
    </w:p>
    <w:p w14:paraId="5A07D722" w14:textId="760BACF2" w:rsidR="000F06F0" w:rsidRPr="00C663D8" w:rsidRDefault="00602DCD">
      <w:pPr>
        <w:pStyle w:val="1e"/>
        <w:ind w:firstLineChars="200" w:firstLine="420"/>
        <w:pPrChange w:id="407" w:author="luolinlin" w:date="2022-10-12T14:11:00Z">
          <w:pPr>
            <w:pStyle w:val="1e"/>
          </w:pPr>
        </w:pPrChange>
      </w:pPr>
      <w:del w:id="408" w:author="luolinlin" w:date="2022-10-12T09:13:00Z">
        <w:r w:rsidRPr="00AE47F1" w:rsidDel="00174BF9">
          <w:tab/>
        </w:r>
        <w:r w:rsidRPr="00AE47F1" w:rsidDel="00174BF9">
          <w:tab/>
        </w:r>
        <w:r w:rsidR="00AC5482" w:rsidRPr="00C663D8" w:rsidDel="00174BF9">
          <w:delText xml:space="preserve">  </w:delText>
        </w:r>
      </w:del>
      <w:r w:rsidRPr="00C663D8">
        <w:t>2</w:t>
      </w:r>
      <w:del w:id="409" w:author="luolinlin" w:date="2022-10-12T09:13:00Z">
        <w:r w:rsidRPr="00C663D8" w:rsidDel="00174BF9">
          <w:rPr>
            <w:rFonts w:hint="eastAsia"/>
          </w:rPr>
          <w:delText>，</w:delText>
        </w:r>
      </w:del>
      <w:ins w:id="410" w:author="luolinlin" w:date="2022-10-12T09:13:00Z">
        <w:r w:rsidR="00174BF9">
          <w:rPr>
            <w:rFonts w:hint="eastAsia"/>
          </w:rPr>
          <w:t>.</w:t>
        </w:r>
      </w:ins>
      <w:ins w:id="411" w:author="luolinlin" w:date="2022-10-12T09:17:00Z">
        <w:r w:rsidR="00174BF9">
          <w:t xml:space="preserve"> </w:t>
        </w:r>
      </w:ins>
      <w:r w:rsidRPr="00DB4BA9">
        <w:rPr>
          <w:rFonts w:hint="eastAsia"/>
        </w:rPr>
        <w:t>大数据</w:t>
      </w:r>
      <w:ins w:id="412" w:author="luolinlin" w:date="2022-10-11T16:16:00Z">
        <w:r w:rsidR="00183AD8" w:rsidRPr="00AE47F1">
          <w:rPr>
            <w:rFonts w:hint="eastAsia"/>
          </w:rPr>
          <w:t>、人工智能</w:t>
        </w:r>
      </w:ins>
      <w:r w:rsidRPr="00AE47F1">
        <w:rPr>
          <w:rFonts w:hint="eastAsia"/>
        </w:rPr>
        <w:t>方向</w:t>
      </w:r>
      <w:r w:rsidRPr="00C663D8">
        <w:rPr>
          <w:rFonts w:hint="eastAsia"/>
        </w:rPr>
        <w:t>课程</w:t>
      </w:r>
      <w:ins w:id="413" w:author="luolinlin" w:date="2022-10-12T09:18:00Z">
        <w:r w:rsidR="006F3FC8" w:rsidRPr="00014336">
          <w:rPr>
            <w:rFonts w:hint="eastAsia"/>
          </w:rPr>
          <w:t>当前</w:t>
        </w:r>
      </w:ins>
      <w:r w:rsidRPr="00DB4BA9">
        <w:t>500</w:t>
      </w:r>
      <w:ins w:id="414" w:author="luolinlin" w:date="2022-10-13T17:45:00Z">
        <w:r w:rsidR="00DF74BC">
          <w:rPr>
            <w:rFonts w:hint="eastAsia"/>
          </w:rPr>
          <w:t>元</w:t>
        </w:r>
      </w:ins>
      <w:r w:rsidRPr="00DB4BA9">
        <w:t>/</w:t>
      </w:r>
      <w:r w:rsidRPr="00AE47F1">
        <w:rPr>
          <w:rFonts w:hint="eastAsia"/>
        </w:rPr>
        <w:t>人；</w:t>
      </w:r>
      <w:del w:id="415" w:author="luolinlin" w:date="2022-10-11T16:16:00Z">
        <w:r w:rsidRPr="00AE47F1" w:rsidDel="00183AD8">
          <w:rPr>
            <w:rFonts w:hint="eastAsia"/>
          </w:rPr>
          <w:delText>云计算</w:delText>
        </w:r>
      </w:del>
      <w:ins w:id="416" w:author="luolinlin" w:date="2022-10-11T16:16:00Z">
        <w:r w:rsidR="00183AD8" w:rsidRPr="00C663D8">
          <w:rPr>
            <w:rFonts w:hint="eastAsia"/>
          </w:rPr>
          <w:t>其他</w:t>
        </w:r>
      </w:ins>
      <w:r w:rsidRPr="00C663D8">
        <w:rPr>
          <w:rFonts w:hint="eastAsia"/>
        </w:rPr>
        <w:t>方向</w:t>
      </w:r>
      <w:r w:rsidRPr="00C663D8">
        <w:t>300</w:t>
      </w:r>
      <w:ins w:id="417" w:author="luolinlin" w:date="2022-10-13T17:45:00Z">
        <w:r w:rsidR="00DF74BC">
          <w:rPr>
            <w:rFonts w:hint="eastAsia"/>
          </w:rPr>
          <w:t>元</w:t>
        </w:r>
      </w:ins>
      <w:r w:rsidRPr="00C663D8">
        <w:t>/</w:t>
      </w:r>
      <w:r w:rsidRPr="00C663D8">
        <w:rPr>
          <w:rFonts w:hint="eastAsia"/>
        </w:rPr>
        <w:t>人</w:t>
      </w:r>
      <w:del w:id="418" w:author="luolinlin" w:date="2022-10-11T16:16:00Z">
        <w:r w:rsidRPr="00C663D8" w:rsidDel="00183AD8">
          <w:rPr>
            <w:rFonts w:hint="eastAsia"/>
          </w:rPr>
          <w:delText>；软件工程方向</w:delText>
        </w:r>
        <w:r w:rsidRPr="00C663D8" w:rsidDel="00183AD8">
          <w:delText>200/</w:delText>
        </w:r>
        <w:r w:rsidR="0044617B" w:rsidRPr="00C663D8" w:rsidDel="00183AD8">
          <w:rPr>
            <w:rFonts w:hint="eastAsia"/>
          </w:rPr>
          <w:delText>人</w:delText>
        </w:r>
      </w:del>
      <w:r w:rsidR="0044617B" w:rsidRPr="00C663D8">
        <w:rPr>
          <w:rFonts w:hint="eastAsia"/>
        </w:rPr>
        <w:t>。</w:t>
      </w:r>
    </w:p>
    <w:p w14:paraId="11A23D62" w14:textId="38B43338" w:rsidR="005F2780" w:rsidDel="00FD0915" w:rsidRDefault="005F2780">
      <w:pPr>
        <w:pStyle w:val="1e"/>
        <w:ind w:leftChars="700" w:left="1610" w:hangingChars="100" w:hanging="210"/>
        <w:rPr>
          <w:del w:id="419" w:author="luolinlin" w:date="2022-10-11T16:18:00Z"/>
        </w:rPr>
        <w:pPrChange w:id="420" w:author="luolinlin" w:date="2022-10-12T14:12:00Z">
          <w:pPr>
            <w:pStyle w:val="1e"/>
            <w:ind w:leftChars="1100" w:left="2560" w:hangingChars="100" w:hanging="360"/>
          </w:pPr>
        </w:pPrChange>
      </w:pPr>
      <w:del w:id="421" w:author="luolinlin" w:date="2022-10-12T09:21:00Z">
        <w:r w:rsidRPr="00C663D8" w:rsidDel="006F3FC8">
          <w:rPr>
            <w:rPrChange w:id="422" w:author="luolinlin" w:date="2022-10-12T09:08:00Z">
              <w:rPr>
                <w:rFonts w:ascii="Helvetica" w:hAnsi="Helvetic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tab/>
        </w:r>
        <w:r w:rsidRPr="00C663D8" w:rsidDel="006F3FC8">
          <w:rPr>
            <w:rPrChange w:id="423" w:author="luolinlin" w:date="2022-10-12T09:08:00Z">
              <w:rPr>
                <w:rFonts w:ascii="Helvetica" w:hAnsi="Helvetic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tab/>
        </w:r>
        <w:r w:rsidR="00AC5482" w:rsidRPr="00C663D8" w:rsidDel="006F3FC8">
          <w:rPr>
            <w:rPrChange w:id="424" w:author="luolinlin" w:date="2022-10-12T09:08:00Z">
              <w:rPr>
                <w:rFonts w:ascii="Helvetica" w:hAnsi="Helvetic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 xml:space="preserve"> </w:delText>
        </w:r>
      </w:del>
      <w:del w:id="425" w:author="luolinlin" w:date="2022-10-12T09:13:00Z">
        <w:r w:rsidR="00AC5482" w:rsidRPr="00C663D8" w:rsidDel="00174BF9">
          <w:rPr>
            <w:rPrChange w:id="426" w:author="luolinlin" w:date="2022-10-12T09:08:00Z">
              <w:rPr>
                <w:rFonts w:ascii="Helvetica" w:hAnsi="Helvetic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 xml:space="preserve"> </w:delText>
        </w:r>
      </w:del>
      <w:r w:rsidR="00EB56EA" w:rsidRPr="00C663D8">
        <w:rPr>
          <w:rPrChange w:id="427" w:author="luolinlin" w:date="2022-10-12T09:08:00Z">
            <w:rPr>
              <w:rFonts w:ascii="Helvetica" w:hAnsi="Helvetica"/>
              <w:b/>
              <w:noProof/>
              <w:color w:val="000000"/>
              <w:sz w:val="36"/>
              <w:szCs w:val="21"/>
              <w:shd w:val="clear" w:color="auto" w:fill="FFFFFF"/>
            </w:rPr>
          </w:rPrChange>
        </w:rPr>
        <w:t>3</w:t>
      </w:r>
      <w:del w:id="428" w:author="luolinlin" w:date="2022-10-12T09:13:00Z">
        <w:r w:rsidRPr="00C663D8" w:rsidDel="00174BF9">
          <w:rPr>
            <w:rFonts w:hint="eastAsia"/>
            <w:rPrChange w:id="429" w:author="luolinlin" w:date="2022-10-12T09:08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，</w:delText>
        </w:r>
      </w:del>
      <w:ins w:id="430" w:author="luolinlin" w:date="2022-10-12T09:13:00Z">
        <w:r w:rsidR="00174BF9">
          <w:rPr>
            <w:rFonts w:hint="eastAsia"/>
          </w:rPr>
          <w:t>.</w:t>
        </w:r>
      </w:ins>
      <w:ins w:id="431" w:author="luolinlin" w:date="2022-10-12T09:17:00Z">
        <w:r w:rsidR="00174BF9">
          <w:t xml:space="preserve"> </w:t>
        </w:r>
      </w:ins>
      <w:r w:rsidRPr="00C663D8">
        <w:rPr>
          <w:rFonts w:hint="eastAsia"/>
          <w:rPrChange w:id="432" w:author="luolinlin" w:date="2022-10-12T09:08:00Z">
            <w:rPr>
              <w:rFonts w:ascii="Helvetica" w:hAnsi="Helvetica" w:hint="eastAsia"/>
              <w:b/>
              <w:noProof/>
              <w:color w:val="000000"/>
              <w:sz w:val="36"/>
              <w:szCs w:val="21"/>
              <w:shd w:val="clear" w:color="auto" w:fill="FFFFFF"/>
            </w:rPr>
          </w:rPrChange>
        </w:rPr>
        <w:t>示例：若本次开课老师加学生总数为</w:t>
      </w:r>
      <w:r w:rsidRPr="00C663D8">
        <w:rPr>
          <w:rPrChange w:id="433" w:author="luolinlin" w:date="2022-10-12T09:08:00Z">
            <w:rPr>
              <w:rFonts w:ascii="Helvetica" w:hAnsi="Helvetica"/>
              <w:b/>
              <w:noProof/>
              <w:color w:val="000000"/>
              <w:sz w:val="36"/>
              <w:szCs w:val="21"/>
              <w:shd w:val="clear" w:color="auto" w:fill="FFFFFF"/>
            </w:rPr>
          </w:rPrChange>
        </w:rPr>
        <w:t>80</w:t>
      </w:r>
      <w:r w:rsidRPr="00C663D8">
        <w:rPr>
          <w:rFonts w:hint="eastAsia"/>
          <w:rPrChange w:id="434" w:author="luolinlin" w:date="2022-10-12T09:08:00Z">
            <w:rPr>
              <w:rFonts w:ascii="Helvetica" w:hAnsi="Helvetica" w:hint="eastAsia"/>
              <w:b/>
              <w:noProof/>
              <w:color w:val="000000"/>
              <w:sz w:val="36"/>
              <w:szCs w:val="21"/>
              <w:shd w:val="clear" w:color="auto" w:fill="FFFFFF"/>
            </w:rPr>
          </w:rPrChange>
        </w:rPr>
        <w:t>人，课程为大数据方向，则申请额度</w:t>
      </w:r>
      <w:ins w:id="435" w:author="luolinlin" w:date="2022-10-11T16:18:00Z">
        <w:r w:rsidR="00183AD8" w:rsidRPr="00C663D8">
          <w:rPr>
            <w:rFonts w:hint="eastAsia"/>
            <w:rPrChange w:id="436" w:author="luolinlin" w:date="2022-10-12T09:08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t>建议不</w:t>
        </w:r>
      </w:ins>
      <w:ins w:id="437" w:author="luolinlin" w:date="2022-10-12T14:12:00Z">
        <w:r w:rsidR="006157E8">
          <w:rPr>
            <w:rFonts w:hint="eastAsia"/>
          </w:rPr>
          <w:t xml:space="preserve"> </w:t>
        </w:r>
      </w:ins>
      <w:ins w:id="438" w:author="luolinlin" w:date="2022-10-11T16:18:00Z">
        <w:r w:rsidR="00183AD8" w:rsidRPr="00C663D8">
          <w:rPr>
            <w:rFonts w:hint="eastAsia"/>
            <w:rPrChange w:id="439" w:author="luolinlin" w:date="2022-10-12T09:08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t>超过</w:t>
        </w:r>
      </w:ins>
      <w:del w:id="440" w:author="luolinlin" w:date="2022-10-11T16:18:00Z">
        <w:r w:rsidRPr="00C663D8" w:rsidDel="00183AD8">
          <w:rPr>
            <w:rFonts w:hint="eastAsia"/>
            <w:rPrChange w:id="441" w:author="luolinlin" w:date="2022-10-12T09:08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填入</w:delText>
        </w:r>
      </w:del>
      <w:r w:rsidRPr="00C663D8">
        <w:rPr>
          <w:rPrChange w:id="442" w:author="luolinlin" w:date="2022-10-12T09:08:00Z">
            <w:rPr>
              <w:rFonts w:ascii="Helvetica" w:hAnsi="Helvetica"/>
              <w:b/>
              <w:noProof/>
              <w:color w:val="000000"/>
              <w:sz w:val="36"/>
              <w:szCs w:val="21"/>
              <w:shd w:val="clear" w:color="auto" w:fill="FFFFFF"/>
            </w:rPr>
          </w:rPrChange>
        </w:rPr>
        <w:t>40000</w:t>
      </w:r>
      <w:ins w:id="443" w:author="luolinlin" w:date="2022-10-13T17:45:00Z">
        <w:r w:rsidR="00DF74BC">
          <w:rPr>
            <w:rFonts w:hint="eastAsia"/>
          </w:rPr>
          <w:t>元</w:t>
        </w:r>
      </w:ins>
      <w:del w:id="444" w:author="luolinlin" w:date="2022-10-11T16:18:00Z">
        <w:r w:rsidRPr="00C663D8" w:rsidDel="00183AD8">
          <w:rPr>
            <w:rFonts w:hint="eastAsia"/>
            <w:rPrChange w:id="445" w:author="luolinlin" w:date="2022-10-12T09:08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；若为云计算方向则填入</w:delText>
        </w:r>
        <w:r w:rsidRPr="00C663D8" w:rsidDel="00183AD8">
          <w:rPr>
            <w:rPrChange w:id="446" w:author="luolinlin" w:date="2022-10-12T09:08:00Z">
              <w:rPr>
                <w:rFonts w:ascii="Helvetica" w:hAnsi="Helvetic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24000</w:delText>
        </w:r>
        <w:r w:rsidRPr="00C663D8" w:rsidDel="00183AD8">
          <w:rPr>
            <w:rFonts w:hint="eastAsia"/>
            <w:rPrChange w:id="447" w:author="luolinlin" w:date="2022-10-12T09:08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；若为软工则填入</w:delText>
        </w:r>
        <w:r w:rsidRPr="00C663D8" w:rsidDel="00183AD8">
          <w:rPr>
            <w:rPrChange w:id="448" w:author="luolinlin" w:date="2022-10-12T09:08:00Z">
              <w:rPr>
                <w:rFonts w:ascii="Helvetica" w:hAnsi="Helvetic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16000</w:delText>
        </w:r>
      </w:del>
      <w:r w:rsidRPr="00C663D8">
        <w:rPr>
          <w:rFonts w:hint="eastAsia"/>
          <w:rPrChange w:id="449" w:author="luolinlin" w:date="2022-10-12T09:08:00Z">
            <w:rPr>
              <w:rFonts w:ascii="Helvetica" w:hAnsi="Helvetica" w:hint="eastAsia"/>
              <w:b/>
              <w:noProof/>
              <w:color w:val="000000"/>
              <w:sz w:val="36"/>
              <w:szCs w:val="21"/>
              <w:shd w:val="clear" w:color="auto" w:fill="FFFFFF"/>
            </w:rPr>
          </w:rPrChange>
        </w:rPr>
        <w:t>。</w:t>
      </w:r>
    </w:p>
    <w:p w14:paraId="5FCA7288" w14:textId="77777777" w:rsidR="00FD0915" w:rsidRDefault="00FD0915">
      <w:pPr>
        <w:pStyle w:val="1e"/>
        <w:ind w:leftChars="700" w:left="1610" w:hangingChars="100" w:hanging="210"/>
        <w:rPr>
          <w:ins w:id="450" w:author="luolinlin" w:date="2022-10-12T09:35:00Z"/>
        </w:rPr>
        <w:pPrChange w:id="451" w:author="luolinlin" w:date="2022-10-12T14:12:00Z">
          <w:pPr>
            <w:pStyle w:val="1e"/>
            <w:ind w:leftChars="1100" w:left="2410" w:hangingChars="100" w:hanging="210"/>
          </w:pPr>
        </w:pPrChange>
      </w:pPr>
    </w:p>
    <w:p w14:paraId="09AE0206" w14:textId="6B92A8A1" w:rsidR="00652FDE" w:rsidRPr="00A85036" w:rsidRDefault="00FD0915">
      <w:pPr>
        <w:pStyle w:val="1e"/>
        <w:ind w:leftChars="700" w:left="1610" w:hangingChars="100" w:hanging="210"/>
        <w:rPr>
          <w:rPrChange w:id="452" w:author="luolinlin" w:date="2022-10-12T09:37:00Z">
            <w:rPr>
              <w:noProof/>
            </w:rPr>
          </w:rPrChange>
        </w:rPr>
        <w:pPrChange w:id="453" w:author="luolinlin" w:date="2022-10-12T14:14:00Z">
          <w:pPr>
            <w:pStyle w:val="1e"/>
          </w:pPr>
        </w:pPrChange>
      </w:pPr>
      <w:ins w:id="454" w:author="luolinlin" w:date="2022-10-12T09:35:00Z">
        <w:r>
          <w:rPr>
            <w:rFonts w:hint="eastAsia"/>
            <w:noProof/>
          </w:rPr>
          <w:t>4</w:t>
        </w:r>
        <w:r>
          <w:rPr>
            <w:noProof/>
          </w:rPr>
          <w:t xml:space="preserve">. </w:t>
        </w:r>
        <w:r w:rsidRPr="00014336">
          <w:rPr>
            <w:rFonts w:hint="eastAsia"/>
          </w:rPr>
          <w:t>每年每门课的额度来源: 协议每门课人数和人均基线相乘</w:t>
        </w:r>
        <w:r w:rsidR="00A85036">
          <w:rPr>
            <w:rFonts w:hint="eastAsia"/>
            <w:noProof/>
          </w:rPr>
          <w:t>，额度</w:t>
        </w:r>
      </w:ins>
      <w:ins w:id="455" w:author="luolinlin" w:date="2022-10-12T09:36:00Z">
        <w:r w:rsidR="00A85036">
          <w:rPr>
            <w:rFonts w:hint="eastAsia"/>
            <w:noProof/>
          </w:rPr>
          <w:t>内可</w:t>
        </w:r>
        <w:r w:rsidR="00A85036" w:rsidRPr="00A85036">
          <w:rPr>
            <w:rFonts w:hint="eastAsia"/>
            <w:rPrChange w:id="456" w:author="luolinlin" w:date="2022-10-12T09:36:00Z">
              <w:rPr>
                <w:rFonts w:hint="eastAsia"/>
                <w:b/>
                <w:noProof/>
                <w:highlight w:val="yellow"/>
              </w:rPr>
            </w:rPrChange>
          </w:rPr>
          <w:t>快速审批。超出</w:t>
        </w:r>
      </w:ins>
      <w:ins w:id="457" w:author="luolinlin" w:date="2022-10-12T14:12:00Z">
        <w:r w:rsidR="006157E8">
          <w:rPr>
            <w:rFonts w:hint="eastAsia"/>
          </w:rPr>
          <w:t xml:space="preserve"> </w:t>
        </w:r>
      </w:ins>
      <w:ins w:id="458" w:author="luolinlin" w:date="2022-10-12T09:36:00Z">
        <w:r w:rsidR="00A85036" w:rsidRPr="00A85036">
          <w:rPr>
            <w:rFonts w:hint="eastAsia"/>
            <w:rPrChange w:id="459" w:author="luolinlin" w:date="2022-10-12T09:36:00Z">
              <w:rPr>
                <w:rFonts w:hint="eastAsia"/>
                <w:b/>
                <w:noProof/>
                <w:highlight w:val="yellow"/>
              </w:rPr>
            </w:rPrChange>
          </w:rPr>
          <w:t>需通过特殊审批</w:t>
        </w:r>
        <w:r w:rsidR="00A85036">
          <w:rPr>
            <w:rFonts w:hint="eastAsia"/>
          </w:rPr>
          <w:t>。</w:t>
        </w:r>
      </w:ins>
      <w:del w:id="460" w:author="luolinlin" w:date="2022-10-11T16:18:00Z">
        <w:r w:rsidR="00EB56EA" w:rsidRPr="00DB4BA9" w:rsidDel="00183AD8">
          <w:rPr>
            <w:noProof/>
          </w:rPr>
          <w:tab/>
        </w:r>
        <w:r w:rsidR="00EB56EA" w:rsidRPr="00DB4BA9" w:rsidDel="00183AD8">
          <w:rPr>
            <w:noProof/>
          </w:rPr>
          <w:tab/>
        </w:r>
        <w:r w:rsidR="00AC5482" w:rsidRPr="00AE47F1" w:rsidDel="00183AD8">
          <w:rPr>
            <w:noProof/>
          </w:rPr>
          <w:delText xml:space="preserve">  </w:delText>
        </w:r>
        <w:r w:rsidR="00EB56EA" w:rsidRPr="00AE47F1" w:rsidDel="00183AD8">
          <w:rPr>
            <w:noProof/>
          </w:rPr>
          <w:delText>4</w:delText>
        </w:r>
        <w:r w:rsidR="00EB56EA" w:rsidRPr="0037353C" w:rsidDel="00183AD8">
          <w:rPr>
            <w:rFonts w:hint="eastAsia"/>
            <w:noProof/>
          </w:rPr>
          <w:delText>，若实际人数超出协议人数，</w:delText>
        </w:r>
      </w:del>
      <w:del w:id="461" w:author="luolinlin" w:date="2022-10-11T16:17:00Z">
        <w:r w:rsidR="00EB56EA" w:rsidRPr="0037353C" w:rsidDel="00183AD8">
          <w:rPr>
            <w:rFonts w:hint="eastAsia"/>
            <w:noProof/>
          </w:rPr>
          <w:delText>请联系</w:delText>
        </w:r>
        <w:r w:rsidR="001A678C" w:rsidRPr="0037353C" w:rsidDel="00183AD8">
          <w:rPr>
            <w:rFonts w:hint="eastAsia"/>
            <w:noProof/>
          </w:rPr>
          <w:delText>课程</w:delText>
        </w:r>
        <w:r w:rsidR="00EB56EA" w:rsidRPr="0037353C" w:rsidDel="00183AD8">
          <w:rPr>
            <w:rFonts w:hint="eastAsia"/>
            <w:noProof/>
          </w:rPr>
          <w:delText>对接</w:delText>
        </w:r>
        <w:r w:rsidR="001A678C" w:rsidRPr="0037353C" w:rsidDel="00183AD8">
          <w:rPr>
            <w:rFonts w:hint="eastAsia"/>
            <w:noProof/>
          </w:rPr>
          <w:delText>人员</w:delText>
        </w:r>
      </w:del>
      <w:del w:id="462" w:author="luolinlin" w:date="2022-10-11T16:18:00Z">
        <w:r w:rsidR="00EB56EA" w:rsidRPr="0037353C" w:rsidDel="00183AD8">
          <w:rPr>
            <w:rFonts w:hint="eastAsia"/>
            <w:noProof/>
          </w:rPr>
          <w:delText>。</w:delText>
        </w:r>
      </w:del>
    </w:p>
    <w:p w14:paraId="236CFA62" w14:textId="0CD90DCE" w:rsidR="00EB56EA" w:rsidRPr="0037353C" w:rsidRDefault="00EB56EA" w:rsidP="00EB56EA">
      <w:pPr>
        <w:pStyle w:val="30"/>
        <w:rPr>
          <w:rFonts w:ascii="微软雅黑" w:eastAsia="微软雅黑" w:hAnsi="微软雅黑"/>
          <w:noProof/>
          <w:rPrChange w:id="463" w:author="luolinlin" w:date="2022-10-11T17:51:00Z">
            <w:rPr>
              <w:noProof/>
            </w:rPr>
          </w:rPrChange>
        </w:rPr>
      </w:pPr>
      <w:r w:rsidRPr="0037353C">
        <w:rPr>
          <w:rFonts w:ascii="微软雅黑" w:eastAsia="微软雅黑" w:hAnsi="微软雅黑" w:hint="eastAsia"/>
          <w:noProof/>
          <w:rPrChange w:id="464" w:author="luolinlin" w:date="2022-10-11T17:51:00Z">
            <w:rPr>
              <w:rFonts w:hint="eastAsia"/>
              <w:noProof/>
            </w:rPr>
          </w:rPrChange>
        </w:rPr>
        <w:t>上传附件</w:t>
      </w:r>
    </w:p>
    <w:p w14:paraId="50C8833A" w14:textId="7390572D" w:rsidR="005B2203" w:rsidDel="00652FDE" w:rsidRDefault="005B2203" w:rsidP="00DB4BA9">
      <w:pPr>
        <w:pStyle w:val="1e"/>
        <w:rPr>
          <w:del w:id="465" w:author="luolinlin" w:date="2022-10-10T14:34:00Z"/>
          <w:noProof/>
        </w:rPr>
      </w:pPr>
      <w:del w:id="466" w:author="luolinlin" w:date="2022-10-10T14:24:00Z">
        <w:r w:rsidRPr="0037353C" w:rsidDel="002263D9">
          <w:rPr>
            <w:noProof/>
            <w:rPrChange w:id="467" w:author="luolinlin" w:date="2022-10-11T17:51:00Z">
              <w:rPr>
                <w:rFonts w:ascii="Helvetica" w:hAnsi="Helvetic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rawing>
            <wp:inline distT="0" distB="0" distL="0" distR="0" wp14:anchorId="1BE8D470" wp14:editId="0A1C32F0">
              <wp:extent cx="5400000" cy="1500122"/>
              <wp:effectExtent l="19050" t="19050" r="10795" b="24130"/>
              <wp:docPr id="255" name="图片 255" descr="C:\Users\JWX1031100\AppData\Roaming\eSpace_Desktop\UserData\jwx1031100\imagefiles\2CE9EC9A-161E-4147-9565-41759B5191B0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2CE9EC9A-161E-4147-9565-41759B5191B0" descr="C:\Users\JWX1031100\AppData\Roaming\eSpace_Desktop\UserData\jwx1031100\imagefiles\2CE9EC9A-161E-4147-9565-41759B5191B0.png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00" cy="1500122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468" w:author="luolinlin" w:date="2022-10-10T14:24:00Z">
        <w:r w:rsidR="002263D9" w:rsidRPr="0037353C">
          <w:rPr>
            <w:noProof/>
            <w:rPrChange w:id="469" w:author="luolinlin" w:date="2022-10-11T17:51:00Z">
              <w:rPr>
                <w:rFonts w:ascii="Helvetica" w:hAnsi="Helvetic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rawing>
            <wp:inline distT="0" distB="0" distL="0" distR="0" wp14:anchorId="6F2F606A" wp14:editId="30740261">
              <wp:extent cx="3619500" cy="1297594"/>
              <wp:effectExtent l="0" t="0" r="0" b="0"/>
              <wp:docPr id="6" name="图片 6" descr="C:\Users\l84244771\AppData\Roaming\eSpace_Desktop\UserData\l84244771\imagefiles\C86665D9-4F9A-4CBE-87E8-AFA61938646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86665D9-4F9A-4CBE-87E8-AFA619386468" descr="C:\Users\l84244771\AppData\Roaming\eSpace_Desktop\UserData\l84244771\imagefiles\C86665D9-4F9A-4CBE-87E8-AFA619386468.png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95806" cy="139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36D3FA1" w14:textId="112EB4B8" w:rsidR="00652FDE" w:rsidRDefault="00652FDE" w:rsidP="00AE47F1">
      <w:pPr>
        <w:pStyle w:val="1e"/>
        <w:rPr>
          <w:ins w:id="470" w:author="luolinlin" w:date="2022-10-12T09:47:00Z"/>
          <w:noProof/>
        </w:rPr>
      </w:pPr>
    </w:p>
    <w:p w14:paraId="5F533C22" w14:textId="77777777" w:rsidR="00FF2409" w:rsidRDefault="00652FDE">
      <w:pPr>
        <w:pStyle w:val="1e"/>
        <w:rPr>
          <w:ins w:id="471" w:author="luolinlin" w:date="2022-10-12T10:12:00Z"/>
          <w:b/>
          <w:noProof/>
        </w:rPr>
        <w:pPrChange w:id="472" w:author="luolinlin" w:date="2022-10-12T14:07:00Z">
          <w:pPr>
            <w:pStyle w:val="1e"/>
            <w:ind w:leftChars="700" w:left="1400"/>
          </w:pPr>
        </w:pPrChange>
      </w:pPr>
      <w:ins w:id="473" w:author="luolinlin" w:date="2022-10-12T09:47:00Z">
        <w:r w:rsidRPr="00014336">
          <w:rPr>
            <w:rFonts w:hint="eastAsia"/>
            <w:b/>
            <w:highlight w:val="yellow"/>
          </w:rPr>
          <w:t>注：</w:t>
        </w:r>
        <w:r w:rsidRPr="00014336">
          <w:rPr>
            <w:rFonts w:hint="eastAsia"/>
            <w:noProof/>
          </w:rPr>
          <w:t>只可上传一个附件，多个文件可打包上传</w:t>
        </w:r>
      </w:ins>
      <w:ins w:id="474" w:author="luolinlin" w:date="2022-10-12T09:48:00Z">
        <w:r>
          <w:rPr>
            <w:rFonts w:hint="eastAsia"/>
            <w:b/>
            <w:noProof/>
          </w:rPr>
          <w:t>。</w:t>
        </w:r>
      </w:ins>
    </w:p>
    <w:p w14:paraId="7EF0E6C1" w14:textId="5E1CF9B2" w:rsidR="00FF2409" w:rsidRDefault="00652FDE">
      <w:pPr>
        <w:pStyle w:val="1e"/>
        <w:rPr>
          <w:ins w:id="475" w:author="luolinlin" w:date="2022-10-12T10:12:00Z"/>
          <w:noProof/>
        </w:rPr>
        <w:pPrChange w:id="476" w:author="luolinlin" w:date="2022-10-12T14:07:00Z">
          <w:pPr>
            <w:pStyle w:val="1e"/>
            <w:ind w:leftChars="700" w:left="1400"/>
          </w:pPr>
        </w:pPrChange>
      </w:pPr>
      <w:ins w:id="477" w:author="luolinlin" w:date="2022-10-12T09:49:00Z">
        <w:r w:rsidRPr="00D44605">
          <w:rPr>
            <w:rFonts w:hint="eastAsia"/>
            <w:noProof/>
            <w:highlight w:val="yellow"/>
            <w:rPrChange w:id="478" w:author="luolinlin" w:date="2022-10-12T11:00:00Z">
              <w:rPr>
                <w:rFonts w:hint="eastAsia"/>
                <w:b/>
                <w:noProof/>
              </w:rPr>
            </w:rPrChange>
          </w:rPr>
          <w:t>所需材料：</w:t>
        </w:r>
      </w:ins>
      <w:ins w:id="479" w:author="luolinlin" w:date="2022-10-12T10:09:00Z">
        <w:r w:rsidR="00C1114A">
          <w:rPr>
            <w:rFonts w:hint="eastAsia"/>
            <w:noProof/>
          </w:rPr>
          <w:t>①</w:t>
        </w:r>
      </w:ins>
      <w:ins w:id="480" w:author="luolinlin" w:date="2022-10-12T10:08:00Z">
        <w:r w:rsidR="00C1114A">
          <w:rPr>
            <w:rFonts w:hint="eastAsia"/>
            <w:noProof/>
          </w:rPr>
          <w:t>申请表</w:t>
        </w:r>
      </w:ins>
      <w:ins w:id="481" w:author="luolinlin" w:date="2022-10-12T10:14:00Z">
        <w:r w:rsidR="00497531">
          <w:rPr>
            <w:rFonts w:hint="eastAsia"/>
            <w:noProof/>
          </w:rPr>
          <w:t>（</w:t>
        </w:r>
      </w:ins>
      <w:ins w:id="482" w:author="luolinlin" w:date="2022-10-12T10:15:00Z">
        <w:r w:rsidR="00497531">
          <w:rPr>
            <w:rFonts w:hint="eastAsia"/>
            <w:noProof/>
          </w:rPr>
          <w:t>汇总页参考</w:t>
        </w:r>
      </w:ins>
      <w:ins w:id="483" w:author="luolinlin" w:date="2022-10-12T10:14:00Z">
        <w:r w:rsidR="00497531">
          <w:rPr>
            <w:rFonts w:hint="eastAsia"/>
            <w:noProof/>
          </w:rPr>
          <w:t>）</w:t>
        </w:r>
      </w:ins>
    </w:p>
    <w:p w14:paraId="3F617844" w14:textId="13F628C4" w:rsidR="00FF2409" w:rsidRDefault="00C1114A">
      <w:pPr>
        <w:pStyle w:val="1e"/>
        <w:ind w:firstLineChars="500" w:firstLine="1050"/>
        <w:rPr>
          <w:ins w:id="484" w:author="luolinlin" w:date="2022-10-12T10:12:00Z"/>
          <w:noProof/>
        </w:rPr>
        <w:pPrChange w:id="485" w:author="luolinlin" w:date="2022-10-12T14:13:00Z">
          <w:pPr>
            <w:pStyle w:val="1e"/>
            <w:ind w:leftChars="700" w:left="1400" w:firstLineChars="100" w:firstLine="210"/>
          </w:pPr>
        </w:pPrChange>
      </w:pPr>
      <w:ins w:id="486" w:author="luolinlin" w:date="2022-10-12T10:09:00Z">
        <w:r>
          <w:rPr>
            <w:rFonts w:hint="eastAsia"/>
            <w:noProof/>
          </w:rPr>
          <w:t>②</w:t>
        </w:r>
      </w:ins>
      <w:ins w:id="487" w:author="luolinlin" w:date="2022-10-12T10:16:00Z">
        <w:r w:rsidR="00497531">
          <w:rPr>
            <w:rFonts w:hint="eastAsia"/>
            <w:noProof/>
          </w:rPr>
          <w:t>老师</w:t>
        </w:r>
      </w:ins>
      <w:ins w:id="488" w:author="luolinlin" w:date="2022-10-13T17:47:00Z">
        <w:r w:rsidR="00DF74BC">
          <w:rPr>
            <w:noProof/>
          </w:rPr>
          <w:t>+</w:t>
        </w:r>
      </w:ins>
      <w:ins w:id="489" w:author="luolinlin" w:date="2022-10-12T10:08:00Z">
        <w:r w:rsidRPr="00C1114A">
          <w:rPr>
            <w:rFonts w:hint="eastAsia"/>
            <w:noProof/>
            <w:rPrChange w:id="490" w:author="luolinlin" w:date="2022-10-12T10:09:00Z">
              <w:rPr>
                <w:rFonts w:hint="eastAsia"/>
                <w:noProof/>
                <w:highlight w:val="yellow"/>
              </w:rPr>
            </w:rPrChange>
          </w:rPr>
          <w:t>学生名单</w:t>
        </w:r>
      </w:ins>
      <w:ins w:id="491" w:author="luolinlin" w:date="2022-10-12T10:16:00Z">
        <w:r w:rsidR="00497531">
          <w:rPr>
            <w:rFonts w:hint="eastAsia"/>
            <w:noProof/>
          </w:rPr>
          <w:t>：</w:t>
        </w:r>
      </w:ins>
      <w:ins w:id="492" w:author="luolinlin" w:date="2022-10-12T10:15:00Z">
        <w:r w:rsidR="00497531" w:rsidRPr="00014336">
          <w:rPr>
            <w:rFonts w:hint="eastAsia"/>
            <w:noProof/>
          </w:rPr>
          <w:t>验证</w:t>
        </w:r>
      </w:ins>
      <w:ins w:id="493" w:author="luolinlin" w:date="2022-10-13T17:48:00Z">
        <w:r w:rsidR="00DF74BC">
          <w:rPr>
            <w:rFonts w:hint="eastAsia"/>
            <w:noProof/>
          </w:rPr>
          <w:t>总</w:t>
        </w:r>
      </w:ins>
      <w:ins w:id="494" w:author="luolinlin" w:date="2022-10-12T10:15:00Z">
        <w:r w:rsidR="00497531" w:rsidRPr="00014336">
          <w:rPr>
            <w:rFonts w:hint="eastAsia"/>
            <w:noProof/>
          </w:rPr>
          <w:t>人数</w:t>
        </w:r>
      </w:ins>
      <w:ins w:id="495" w:author="luolinlin" w:date="2022-10-13T17:48:00Z">
        <w:r w:rsidR="00DF74BC">
          <w:rPr>
            <w:rFonts w:hint="eastAsia"/>
            <w:noProof/>
          </w:rPr>
          <w:t>不超过本次申请人数</w:t>
        </w:r>
      </w:ins>
    </w:p>
    <w:p w14:paraId="59BD1033" w14:textId="5CA4654B" w:rsidR="009C44E5" w:rsidRPr="00DB4BA9" w:rsidDel="00966040" w:rsidRDefault="00C1114A">
      <w:pPr>
        <w:pStyle w:val="1e"/>
        <w:ind w:leftChars="1000" w:left="2210" w:hangingChars="100" w:hanging="210"/>
        <w:rPr>
          <w:del w:id="496" w:author="luolinlin" w:date="2022-10-10T14:34:00Z"/>
          <w:noProof/>
        </w:rPr>
        <w:pPrChange w:id="497" w:author="luolinlin" w:date="2022-10-12T17:01:00Z">
          <w:pPr>
            <w:pStyle w:val="1e"/>
          </w:pPr>
        </w:pPrChange>
      </w:pPr>
      <w:ins w:id="498" w:author="luolinlin" w:date="2022-10-12T10:09:00Z">
        <w:r w:rsidRPr="00C1114A">
          <w:rPr>
            <w:rFonts w:hint="eastAsia"/>
            <w:b/>
            <w:noProof/>
            <w:rPrChange w:id="499" w:author="luolinlin" w:date="2022-10-12T10:09:00Z">
              <w:rPr>
                <w:rFonts w:hint="eastAsia"/>
                <w:b/>
                <w:noProof/>
                <w:color w:val="000000"/>
                <w:szCs w:val="21"/>
                <w:highlight w:val="yellow"/>
                <w:shd w:val="clear" w:color="auto" w:fill="FFFFFF"/>
              </w:rPr>
            </w:rPrChange>
          </w:rPr>
          <w:t>③</w:t>
        </w:r>
      </w:ins>
      <w:ins w:id="500" w:author="luolinlin" w:date="2022-10-12T10:08:00Z">
        <w:r w:rsidRPr="00C1114A">
          <w:rPr>
            <w:rFonts w:hint="eastAsia"/>
            <w:noProof/>
            <w:rPrChange w:id="501" w:author="luolinlin" w:date="2022-10-12T10:09:00Z">
              <w:rPr>
                <w:rFonts w:hint="eastAsia"/>
                <w:noProof/>
                <w:color w:val="000000"/>
                <w:szCs w:val="21"/>
                <w:highlight w:val="yellow"/>
                <w:shd w:val="clear" w:color="auto" w:fill="FFFFFF"/>
              </w:rPr>
            </w:rPrChange>
          </w:rPr>
          <w:t>教学课件</w:t>
        </w:r>
      </w:ins>
      <w:ins w:id="502" w:author="luolinlin" w:date="2022-10-12T17:00:00Z">
        <w:r w:rsidR="006D47D8">
          <w:rPr>
            <w:rFonts w:hint="eastAsia"/>
            <w:noProof/>
          </w:rPr>
          <w:t>（</w:t>
        </w:r>
      </w:ins>
      <w:ins w:id="503" w:author="luolinlin" w:date="2022-10-12T17:01:00Z">
        <w:r w:rsidR="006D47D8">
          <w:rPr>
            <w:rFonts w:hint="eastAsia"/>
            <w:noProof/>
          </w:rPr>
          <w:t>教学大纲、实验指导书等</w:t>
        </w:r>
      </w:ins>
      <w:ins w:id="504" w:author="luolinlin" w:date="2022-10-12T17:00:00Z">
        <w:r w:rsidR="006D47D8">
          <w:rPr>
            <w:rFonts w:hint="eastAsia"/>
            <w:noProof/>
          </w:rPr>
          <w:t>）</w:t>
        </w:r>
      </w:ins>
      <w:ins w:id="505" w:author="luolinlin" w:date="2022-10-12T11:06:00Z">
        <w:r w:rsidR="00D44605">
          <w:rPr>
            <w:rFonts w:hint="eastAsia"/>
            <w:b/>
            <w:noProof/>
          </w:rPr>
          <w:t>：</w:t>
        </w:r>
      </w:ins>
      <w:ins w:id="506" w:author="luolinlin" w:date="2022-10-12T10:08:00Z">
        <w:r w:rsidRPr="00C1114A">
          <w:rPr>
            <w:rFonts w:hint="eastAsia"/>
            <w:noProof/>
            <w:rPrChange w:id="507" w:author="luolinlin" w:date="2022-10-12T10:09:00Z">
              <w:rPr>
                <w:rFonts w:hint="eastAsia"/>
                <w:noProof/>
                <w:color w:val="000000"/>
                <w:szCs w:val="21"/>
                <w:highlight w:val="yellow"/>
                <w:shd w:val="clear" w:color="auto" w:fill="FFFFFF"/>
              </w:rPr>
            </w:rPrChange>
          </w:rPr>
          <w:t>证明使用华为云资源开展教学活动的</w:t>
        </w:r>
      </w:ins>
      <w:ins w:id="508" w:author="luolinlin" w:date="2022-10-12T17:01:00Z">
        <w:r w:rsidR="006D47D8">
          <w:rPr>
            <w:rFonts w:hint="eastAsia"/>
            <w:noProof/>
          </w:rPr>
          <w:t xml:space="preserve"> </w:t>
        </w:r>
      </w:ins>
      <w:ins w:id="509" w:author="luolinlin" w:date="2022-10-12T10:08:00Z">
        <w:r w:rsidRPr="00C1114A">
          <w:rPr>
            <w:rFonts w:hint="eastAsia"/>
            <w:noProof/>
            <w:rPrChange w:id="510" w:author="luolinlin" w:date="2022-10-12T10:09:00Z">
              <w:rPr>
                <w:rFonts w:hint="eastAsia"/>
                <w:noProof/>
                <w:color w:val="000000"/>
                <w:szCs w:val="21"/>
                <w:highlight w:val="yellow"/>
                <w:shd w:val="clear" w:color="auto" w:fill="FFFFFF"/>
              </w:rPr>
            </w:rPrChange>
          </w:rPr>
          <w:t>必要性</w:t>
        </w:r>
      </w:ins>
      <w:del w:id="511" w:author="luolinlin" w:date="2022-10-10T14:34:00Z">
        <w:r w:rsidR="009C44E5" w:rsidRPr="00A85036" w:rsidDel="00966040">
          <w:rPr>
            <w:rFonts w:hint="eastAsia"/>
            <w:noProof/>
            <w:rPrChange w:id="512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下载模板，填入表格内容。</w:delText>
        </w:r>
      </w:del>
    </w:p>
    <w:p w14:paraId="67B4150E" w14:textId="0AC8BC4A" w:rsidR="00B134E5" w:rsidRPr="00AE47F1" w:rsidRDefault="00B134E5">
      <w:pPr>
        <w:pStyle w:val="1e"/>
        <w:ind w:leftChars="1000" w:left="2210" w:hangingChars="100" w:hanging="210"/>
        <w:rPr>
          <w:noProof/>
        </w:rPr>
        <w:pPrChange w:id="513" w:author="luolinlin" w:date="2022-10-12T17:01:00Z">
          <w:pPr>
            <w:pStyle w:val="1e"/>
          </w:pPr>
        </w:pPrChange>
      </w:pPr>
      <w:del w:id="514" w:author="luolinlin" w:date="2022-10-10T14:34:00Z">
        <w:r w:rsidRPr="00AE47F1" w:rsidDel="00966040">
          <w:rPr>
            <w:noProof/>
          </w:rPr>
          <w:drawing>
            <wp:inline distT="0" distB="0" distL="0" distR="0" wp14:anchorId="7C0F7DDE" wp14:editId="51EC1E00">
              <wp:extent cx="5400000" cy="568786"/>
              <wp:effectExtent l="0" t="0" r="0" b="3175"/>
              <wp:docPr id="35906" name="图片 3590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00" cy="56878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7EB09DE" w14:textId="6CFFDEC0" w:rsidR="009C44E5" w:rsidRPr="00DB4BA9" w:rsidDel="000E35C0" w:rsidRDefault="00074429" w:rsidP="00DB4BA9">
      <w:pPr>
        <w:pStyle w:val="1e"/>
        <w:rPr>
          <w:del w:id="515" w:author="luolinlin" w:date="2022-10-11T17:38:00Z"/>
          <w:noProof/>
        </w:rPr>
      </w:pPr>
      <w:r w:rsidRPr="00A85036">
        <w:rPr>
          <w:rFonts w:hint="eastAsia"/>
          <w:i/>
          <w:noProof/>
          <w:color w:val="FF0000"/>
          <w:rPrChange w:id="516" w:author="luolinlin" w:date="2022-10-12T09:39:00Z">
            <w:rPr>
              <w:rFonts w:ascii="Helvetica" w:hAnsi="Helvetica" w:hint="eastAsia"/>
              <w:b/>
              <w:i/>
              <w:noProof/>
              <w:color w:val="FF0000"/>
              <w:sz w:val="36"/>
              <w:szCs w:val="21"/>
              <w:shd w:val="clear" w:color="auto" w:fill="FFFFFF"/>
            </w:rPr>
          </w:rPrChange>
        </w:rPr>
        <w:lastRenderedPageBreak/>
        <w:t>汇总</w:t>
      </w:r>
      <w:r w:rsidRPr="00A85036">
        <w:rPr>
          <w:rFonts w:hint="eastAsia"/>
          <w:noProof/>
          <w:rPrChange w:id="517" w:author="luolinlin" w:date="2022-10-12T09:39:00Z">
            <w:rPr>
              <w:rFonts w:ascii="Helvetica" w:hAnsi="Helvetica" w:hint="eastAsia"/>
              <w:b/>
              <w:noProof/>
              <w:color w:val="000000"/>
              <w:sz w:val="36"/>
              <w:szCs w:val="21"/>
              <w:shd w:val="clear" w:color="auto" w:fill="FFFFFF"/>
            </w:rPr>
          </w:rPrChange>
        </w:rPr>
        <w:t>页</w:t>
      </w:r>
      <w:r w:rsidR="00083CA5" w:rsidRPr="00A85036">
        <w:rPr>
          <w:rFonts w:hint="eastAsia"/>
          <w:noProof/>
          <w:rPrChange w:id="518" w:author="luolinlin" w:date="2022-10-12T09:39:00Z">
            <w:rPr>
              <w:rFonts w:ascii="Helvetica" w:hAnsi="Helvetica" w:hint="eastAsia"/>
              <w:b/>
              <w:noProof/>
              <w:color w:val="000000"/>
              <w:sz w:val="36"/>
              <w:szCs w:val="21"/>
              <w:shd w:val="clear" w:color="auto" w:fill="FFFFFF"/>
            </w:rPr>
          </w:rPrChange>
        </w:rPr>
        <w:t>参考</w:t>
      </w:r>
      <w:ins w:id="519" w:author="luolinlin" w:date="2022-10-12T10:12:00Z">
        <w:r w:rsidR="00FF2409" w:rsidRPr="00014336">
          <w:rPr>
            <w:rFonts w:hint="eastAsia"/>
            <w:noProof/>
          </w:rPr>
          <w:t>如下</w:t>
        </w:r>
      </w:ins>
      <w:del w:id="520" w:author="luolinlin" w:date="2022-10-11T17:38:00Z">
        <w:r w:rsidR="00083CA5" w:rsidRPr="00A85036" w:rsidDel="000E35C0">
          <w:rPr>
            <w:rFonts w:hint="eastAsia"/>
            <w:noProof/>
            <w:rPrChange w:id="521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如下：</w:delText>
        </w:r>
      </w:del>
    </w:p>
    <w:p w14:paraId="4A8AF1B5" w14:textId="234F7F41" w:rsidR="00083CA5" w:rsidRPr="00DB4BA9" w:rsidDel="000E35C0" w:rsidRDefault="00083CA5" w:rsidP="00AE47F1">
      <w:pPr>
        <w:pStyle w:val="1e"/>
        <w:rPr>
          <w:del w:id="522" w:author="luolinlin" w:date="2022-10-11T17:38:00Z"/>
          <w:noProof/>
        </w:rPr>
      </w:pPr>
      <w:del w:id="523" w:author="luolinlin" w:date="2022-10-11T17:38:00Z">
        <w:r w:rsidRPr="00A85036" w:rsidDel="000E35C0">
          <w:rPr>
            <w:rFonts w:hint="eastAsia"/>
            <w:noProof/>
            <w:rPrChange w:id="524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序号：默认</w:delText>
        </w:r>
        <w:r w:rsidRPr="00A85036" w:rsidDel="000E35C0">
          <w:rPr>
            <w:noProof/>
            <w:rPrChange w:id="525" w:author="luolinlin" w:date="2022-10-12T09:39:00Z">
              <w:rPr>
                <w:rFonts w:ascii="Helvetica" w:hAnsi="Helvetic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1</w:delText>
        </w:r>
        <w:r w:rsidRPr="00A85036" w:rsidDel="000E35C0">
          <w:rPr>
            <w:rFonts w:hint="eastAsia"/>
            <w:noProof/>
            <w:rPrChange w:id="526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即可</w:delText>
        </w:r>
      </w:del>
    </w:p>
    <w:p w14:paraId="0E12A462" w14:textId="77A0092C" w:rsidR="00083CA5" w:rsidRPr="00DB4BA9" w:rsidDel="000E35C0" w:rsidRDefault="00083CA5" w:rsidP="00AE47F1">
      <w:pPr>
        <w:pStyle w:val="1e"/>
        <w:rPr>
          <w:del w:id="527" w:author="luolinlin" w:date="2022-10-11T17:38:00Z"/>
          <w:noProof/>
        </w:rPr>
      </w:pPr>
      <w:del w:id="528" w:author="luolinlin" w:date="2022-10-11T17:38:00Z">
        <w:r w:rsidRPr="00A85036" w:rsidDel="000E35C0">
          <w:rPr>
            <w:rFonts w:hint="eastAsia"/>
            <w:noProof/>
            <w:rPrChange w:id="529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学校：协议学校名称，如山东大学</w:delText>
        </w:r>
      </w:del>
    </w:p>
    <w:p w14:paraId="24D0A27D" w14:textId="22CC5AAC" w:rsidR="00083CA5" w:rsidRPr="00DB4BA9" w:rsidDel="000E35C0" w:rsidRDefault="00083CA5">
      <w:pPr>
        <w:pStyle w:val="1e"/>
        <w:rPr>
          <w:del w:id="530" w:author="luolinlin" w:date="2022-10-11T17:38:00Z"/>
          <w:noProof/>
        </w:rPr>
      </w:pPr>
      <w:del w:id="531" w:author="luolinlin" w:date="2022-10-11T17:38:00Z">
        <w:r w:rsidRPr="00A85036" w:rsidDel="000E35C0">
          <w:rPr>
            <w:rFonts w:hint="eastAsia"/>
            <w:noProof/>
            <w:rPrChange w:id="532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课程名称：协议课程名称，如大数据架构技术</w:delText>
        </w:r>
      </w:del>
    </w:p>
    <w:p w14:paraId="3E8B0C71" w14:textId="062E60B9" w:rsidR="00083CA5" w:rsidRPr="00DB4BA9" w:rsidDel="000E35C0" w:rsidRDefault="00083CA5">
      <w:pPr>
        <w:pStyle w:val="1e"/>
        <w:rPr>
          <w:del w:id="533" w:author="luolinlin" w:date="2022-10-11T17:38:00Z"/>
          <w:noProof/>
        </w:rPr>
      </w:pPr>
      <w:del w:id="534" w:author="luolinlin" w:date="2022-10-11T17:38:00Z">
        <w:r w:rsidRPr="00A85036" w:rsidDel="000E35C0">
          <w:rPr>
            <w:rFonts w:hint="eastAsia"/>
            <w:noProof/>
            <w:rPrChange w:id="535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授课老师：协议课程名称，如李华</w:delText>
        </w:r>
      </w:del>
    </w:p>
    <w:p w14:paraId="0BC8E23E" w14:textId="2FB78C4B" w:rsidR="00083CA5" w:rsidRPr="00DB4BA9" w:rsidDel="000E35C0" w:rsidRDefault="00083CA5">
      <w:pPr>
        <w:pStyle w:val="1e"/>
        <w:rPr>
          <w:del w:id="536" w:author="luolinlin" w:date="2022-10-11T17:38:00Z"/>
          <w:noProof/>
        </w:rPr>
      </w:pPr>
      <w:del w:id="537" w:author="luolinlin" w:date="2022-10-11T17:38:00Z">
        <w:r w:rsidRPr="00A85036" w:rsidDel="000E35C0">
          <w:rPr>
            <w:rFonts w:hint="eastAsia"/>
            <w:noProof/>
            <w:rPrChange w:id="538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对应华为云课程：协议课程所属方法，如大数据</w:delText>
        </w:r>
      </w:del>
    </w:p>
    <w:p w14:paraId="63CA932A" w14:textId="207E45AB" w:rsidR="00083CA5" w:rsidRPr="00DB4BA9" w:rsidDel="000E35C0" w:rsidRDefault="00083CA5">
      <w:pPr>
        <w:pStyle w:val="1e"/>
        <w:rPr>
          <w:del w:id="539" w:author="luolinlin" w:date="2022-10-11T17:38:00Z"/>
          <w:noProof/>
        </w:rPr>
      </w:pPr>
      <w:del w:id="540" w:author="luolinlin" w:date="2022-10-11T17:38:00Z">
        <w:r w:rsidRPr="00A85036" w:rsidDel="000E35C0">
          <w:rPr>
            <w:rFonts w:hint="eastAsia"/>
            <w:noProof/>
            <w:rPrChange w:id="541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开课时间：课程开设时间，如</w:delText>
        </w:r>
        <w:r w:rsidRPr="00A85036" w:rsidDel="000E35C0">
          <w:rPr>
            <w:noProof/>
            <w:rPrChange w:id="542" w:author="luolinlin" w:date="2022-10-12T09:39:00Z">
              <w:rPr>
                <w:rFonts w:ascii="Helvetica" w:hAnsi="Helvetic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2022-9</w:delText>
        </w:r>
      </w:del>
    </w:p>
    <w:p w14:paraId="151142FD" w14:textId="0F7FA45F" w:rsidR="00083CA5" w:rsidRPr="00DB4BA9" w:rsidDel="000E35C0" w:rsidRDefault="00083CA5">
      <w:pPr>
        <w:pStyle w:val="1e"/>
        <w:rPr>
          <w:del w:id="543" w:author="luolinlin" w:date="2022-10-11T17:38:00Z"/>
          <w:noProof/>
        </w:rPr>
      </w:pPr>
      <w:del w:id="544" w:author="luolinlin" w:date="2022-10-11T17:38:00Z">
        <w:r w:rsidRPr="00A85036" w:rsidDel="000E35C0">
          <w:rPr>
            <w:rFonts w:hint="eastAsia"/>
            <w:noProof/>
            <w:rPrChange w:id="545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老师人数：协议课程老师人数，如</w:delText>
        </w:r>
        <w:r w:rsidRPr="00A85036" w:rsidDel="000E35C0">
          <w:rPr>
            <w:noProof/>
            <w:rPrChange w:id="546" w:author="luolinlin" w:date="2022-10-12T09:39:00Z">
              <w:rPr>
                <w:rFonts w:ascii="Helvetica" w:hAnsi="Helvetic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3</w:delText>
        </w:r>
      </w:del>
    </w:p>
    <w:p w14:paraId="3F4F4A51" w14:textId="374B4C60" w:rsidR="00083CA5" w:rsidRPr="00AE47F1" w:rsidRDefault="00083CA5">
      <w:pPr>
        <w:pStyle w:val="1e"/>
        <w:rPr>
          <w:noProof/>
        </w:rPr>
      </w:pPr>
      <w:del w:id="547" w:author="luolinlin" w:date="2022-10-11T17:38:00Z">
        <w:r w:rsidRPr="00DB4BA9" w:rsidDel="000E35C0">
          <w:rPr>
            <w:rFonts w:hint="eastAsia"/>
            <w:noProof/>
          </w:rPr>
          <w:delText>助教人数：协议课程助教人数，如</w:delText>
        </w:r>
        <w:r w:rsidRPr="00AE47F1" w:rsidDel="000E35C0">
          <w:rPr>
            <w:noProof/>
          </w:rPr>
          <w:delText>6</w:delText>
        </w:r>
      </w:del>
    </w:p>
    <w:p w14:paraId="27BA5BD9" w14:textId="469A1B71" w:rsidR="00083CA5" w:rsidRPr="00DB4BA9" w:rsidDel="000E35C0" w:rsidRDefault="00FF2409">
      <w:pPr>
        <w:pStyle w:val="1e"/>
        <w:jc w:val="center"/>
        <w:rPr>
          <w:del w:id="548" w:author="luolinlin" w:date="2022-10-11T17:38:00Z"/>
          <w:noProof/>
        </w:rPr>
        <w:pPrChange w:id="549" w:author="luolinlin" w:date="2022-10-13T17:47:00Z">
          <w:pPr>
            <w:pStyle w:val="1e"/>
          </w:pPr>
        </w:pPrChange>
      </w:pPr>
      <w:ins w:id="550" w:author="luolinlin" w:date="2022-10-12T10:11:00Z">
        <w:r>
          <w:rPr>
            <w:noProof/>
          </w:rPr>
          <w:drawing>
            <wp:inline distT="0" distB="0" distL="0" distR="0" wp14:anchorId="08418621" wp14:editId="28B21CFC">
              <wp:extent cx="4914900" cy="181195"/>
              <wp:effectExtent l="0" t="0" r="0" b="9525"/>
              <wp:docPr id="23" name="图片 23" descr="C:\Users\l84244771\AppData\Roaming\eSpace_Desktop\UserData\l84244771\imagefiles\D18B1BBE-E84A-494B-8166-CF2B8166F80F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D18B1BBE-E84A-494B-8166-CF2B8166F80F" descr="C:\Users\l84244771\AppData\Roaming\eSpace_Desktop\UserData\l84244771\imagefiles\D18B1BBE-E84A-494B-8166-CF2B8166F80F.png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62711" cy="1940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551" w:author="luolinlin" w:date="2022-10-11T17:38:00Z">
        <w:r w:rsidR="00083CA5" w:rsidRPr="00A85036" w:rsidDel="000E35C0">
          <w:rPr>
            <w:rFonts w:hint="eastAsia"/>
            <w:noProof/>
            <w:rPrChange w:id="552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学生人数：协议课程学生人数，如</w:delText>
        </w:r>
        <w:r w:rsidR="0040679D" w:rsidRPr="00A85036" w:rsidDel="000E35C0">
          <w:rPr>
            <w:noProof/>
            <w:rPrChange w:id="553" w:author="luolinlin" w:date="2022-10-12T09:39:00Z">
              <w:rPr>
                <w:rFonts w:ascii="Helvetica" w:hAnsi="Helvetic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71</w:delText>
        </w:r>
      </w:del>
    </w:p>
    <w:p w14:paraId="30B7D958" w14:textId="3673B6CB" w:rsidR="00083CA5" w:rsidRPr="00DB4BA9" w:rsidDel="000E35C0" w:rsidRDefault="00083CA5">
      <w:pPr>
        <w:pStyle w:val="1e"/>
        <w:jc w:val="center"/>
        <w:rPr>
          <w:del w:id="554" w:author="luolinlin" w:date="2022-10-11T17:38:00Z"/>
          <w:noProof/>
        </w:rPr>
        <w:pPrChange w:id="555" w:author="luolinlin" w:date="2022-10-13T17:47:00Z">
          <w:pPr>
            <w:pStyle w:val="1e"/>
          </w:pPr>
        </w:pPrChange>
      </w:pPr>
      <w:del w:id="556" w:author="luolinlin" w:date="2022-10-11T17:38:00Z">
        <w:r w:rsidRPr="00A85036" w:rsidDel="000E35C0">
          <w:rPr>
            <w:rFonts w:hint="eastAsia"/>
            <w:noProof/>
            <w:rPrChange w:id="557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总金额</w:delText>
        </w:r>
        <w:r w:rsidR="0040679D" w:rsidRPr="00A85036" w:rsidDel="000E35C0">
          <w:rPr>
            <w:rFonts w:hint="eastAsia"/>
            <w:noProof/>
            <w:rPrChange w:id="558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：本次申请总金额，总人数为</w:delText>
        </w:r>
        <w:r w:rsidR="0040679D" w:rsidRPr="00A85036" w:rsidDel="000E35C0">
          <w:rPr>
            <w:noProof/>
            <w:rPrChange w:id="559" w:author="luolinlin" w:date="2022-10-12T09:39:00Z">
              <w:rPr>
                <w:rFonts w:ascii="Helvetica" w:hAnsi="Helvetic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80</w:delText>
        </w:r>
        <w:r w:rsidR="0040679D" w:rsidRPr="00A85036" w:rsidDel="000E35C0">
          <w:rPr>
            <w:rFonts w:hint="eastAsia"/>
            <w:noProof/>
            <w:rPrChange w:id="560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每人</w:delText>
        </w:r>
        <w:r w:rsidR="0040679D" w:rsidRPr="00A85036" w:rsidDel="000E35C0">
          <w:rPr>
            <w:noProof/>
            <w:rPrChange w:id="561" w:author="luolinlin" w:date="2022-10-12T09:39:00Z">
              <w:rPr>
                <w:rFonts w:ascii="Helvetica" w:hAnsi="Helvetic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500</w:delText>
        </w:r>
        <w:r w:rsidR="0040679D" w:rsidRPr="00A85036" w:rsidDel="000E35C0">
          <w:rPr>
            <w:rFonts w:hint="eastAsia"/>
            <w:noProof/>
            <w:rPrChange w:id="562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标准，总金额计为</w:delText>
        </w:r>
        <w:r w:rsidR="0040679D" w:rsidRPr="00A85036" w:rsidDel="000E35C0">
          <w:rPr>
            <w:noProof/>
            <w:rPrChange w:id="563" w:author="luolinlin" w:date="2022-10-12T09:39:00Z">
              <w:rPr>
                <w:rFonts w:ascii="Helvetica" w:hAnsi="Helvetic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40000</w:delText>
        </w:r>
      </w:del>
    </w:p>
    <w:p w14:paraId="544D02FF" w14:textId="695243E2" w:rsidR="00083CA5" w:rsidRPr="00DB4BA9" w:rsidDel="000E35C0" w:rsidRDefault="00083CA5">
      <w:pPr>
        <w:pStyle w:val="1e"/>
        <w:jc w:val="center"/>
        <w:rPr>
          <w:del w:id="564" w:author="luolinlin" w:date="2022-10-11T17:38:00Z"/>
          <w:noProof/>
        </w:rPr>
        <w:pPrChange w:id="565" w:author="luolinlin" w:date="2022-10-13T17:47:00Z">
          <w:pPr>
            <w:pStyle w:val="1e"/>
          </w:pPr>
        </w:pPrChange>
      </w:pPr>
      <w:del w:id="566" w:author="luolinlin" w:date="2022-10-11T17:38:00Z">
        <w:r w:rsidRPr="00A85036" w:rsidDel="000E35C0">
          <w:rPr>
            <w:rFonts w:hint="eastAsia"/>
            <w:noProof/>
            <w:rPrChange w:id="567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申请人</w:delText>
        </w:r>
        <w:r w:rsidR="0040679D" w:rsidRPr="00A85036" w:rsidDel="000E35C0">
          <w:rPr>
            <w:rFonts w:hint="eastAsia"/>
            <w:noProof/>
            <w:rPrChange w:id="568" w:author="luolinlin" w:date="2022-10-12T09:39:00Z">
              <w:rPr>
                <w:rFonts w:ascii="Helvetica" w:hAnsi="Helvetica" w:hint="eastAsi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elText>：协议老师名称，如李华</w:delText>
        </w:r>
      </w:del>
    </w:p>
    <w:p w14:paraId="588BFC40" w14:textId="46B0EB4B" w:rsidR="00083CA5" w:rsidRPr="00A85036" w:rsidDel="00652FDE" w:rsidRDefault="00083CA5">
      <w:pPr>
        <w:pStyle w:val="1e"/>
        <w:jc w:val="center"/>
        <w:rPr>
          <w:del w:id="569" w:author="luolinlin" w:date="2022-10-12T09:48:00Z"/>
          <w:noProof/>
        </w:rPr>
        <w:pPrChange w:id="570" w:author="luolinlin" w:date="2022-10-13T17:47:00Z">
          <w:pPr>
            <w:pStyle w:val="1e"/>
          </w:pPr>
        </w:pPrChange>
      </w:pPr>
      <w:del w:id="571" w:author="luolinlin" w:date="2022-10-12T09:48:00Z">
        <w:r w:rsidRPr="00AE47F1" w:rsidDel="00652FDE">
          <w:rPr>
            <w:rFonts w:hint="eastAsia"/>
            <w:noProof/>
          </w:rPr>
          <w:delText>备注</w:delText>
        </w:r>
        <w:r w:rsidR="0040679D" w:rsidRPr="00AE47F1" w:rsidDel="00652FDE">
          <w:rPr>
            <w:rFonts w:hint="eastAsia"/>
            <w:noProof/>
          </w:rPr>
          <w:delText>：</w:delText>
        </w:r>
      </w:del>
      <w:del w:id="572" w:author="luolinlin" w:date="2022-10-11T14:27:00Z">
        <w:r w:rsidR="0040679D" w:rsidRPr="00A85036" w:rsidDel="00A26420">
          <w:rPr>
            <w:rFonts w:hint="eastAsia"/>
            <w:noProof/>
          </w:rPr>
          <w:delText>本次代金券申请所用场景，如备课、课程开设。</w:delText>
        </w:r>
      </w:del>
    </w:p>
    <w:p w14:paraId="1F8BF85D" w14:textId="77777777" w:rsidR="00E7037E" w:rsidRPr="00A85036" w:rsidDel="00DF74BC" w:rsidRDefault="00E7037E">
      <w:pPr>
        <w:pStyle w:val="1e"/>
        <w:jc w:val="center"/>
        <w:rPr>
          <w:del w:id="573" w:author="luolinlin" w:date="2022-10-13T17:47:00Z"/>
          <w:noProof/>
        </w:rPr>
        <w:pPrChange w:id="574" w:author="luolinlin" w:date="2022-10-13T17:47:00Z">
          <w:pPr>
            <w:pStyle w:val="1e"/>
          </w:pPr>
        </w:pPrChange>
      </w:pPr>
    </w:p>
    <w:p w14:paraId="1A82E7B0" w14:textId="6DEACC21" w:rsidR="00074429" w:rsidRPr="00A85036" w:rsidRDefault="00074429">
      <w:pPr>
        <w:pStyle w:val="1e"/>
        <w:ind w:left="0"/>
        <w:jc w:val="center"/>
        <w:rPr>
          <w:noProof/>
        </w:rPr>
        <w:pPrChange w:id="575" w:author="luolinlin" w:date="2022-10-13T17:47:00Z">
          <w:pPr>
            <w:pStyle w:val="1e"/>
          </w:pPr>
        </w:pPrChange>
      </w:pPr>
      <w:del w:id="576" w:author="luolinlin" w:date="2022-10-13T17:47:00Z">
        <w:r w:rsidRPr="00A85036" w:rsidDel="00DF74BC">
          <w:rPr>
            <w:rFonts w:hint="eastAsia"/>
            <w:i/>
            <w:noProof/>
            <w:color w:val="FF0000"/>
          </w:rPr>
          <w:delText>账号明细</w:delText>
        </w:r>
        <w:r w:rsidRPr="00A85036" w:rsidDel="00DF74BC">
          <w:rPr>
            <w:rFonts w:hint="eastAsia"/>
            <w:noProof/>
          </w:rPr>
          <w:delText>页参考如下</w:delText>
        </w:r>
      </w:del>
    </w:p>
    <w:p w14:paraId="76A6150D" w14:textId="598B7669" w:rsidR="00366CCD" w:rsidRPr="00DB4BA9" w:rsidDel="004F5BFB" w:rsidRDefault="005F2780">
      <w:pPr>
        <w:pStyle w:val="1e"/>
        <w:rPr>
          <w:del w:id="577" w:author="luolinlin" w:date="2022-10-12T17:02:00Z"/>
          <w:noProof/>
        </w:rPr>
      </w:pPr>
      <w:r w:rsidRPr="00A85036">
        <w:rPr>
          <w:noProof/>
        </w:rPr>
        <w:t xml:space="preserve"> </w:t>
      </w:r>
      <w:bookmarkStart w:id="578" w:name="_MON_1727188631"/>
      <w:bookmarkEnd w:id="578"/>
      <w:ins w:id="579" w:author="luolinlin" w:date="2022-10-13T17:47:00Z">
        <w:r w:rsidR="00953B55">
          <w:rPr>
            <w:noProof/>
          </w:rPr>
          <w:object w:dxaOrig="1516" w:dyaOrig="1061" w14:anchorId="5C01B1D3">
            <v:shape id="_x0000_i1026" type="#_x0000_t75" style="width:75.6pt;height:52.8pt" o:ole="">
              <v:imagedata r:id="rId23" o:title=""/>
            </v:shape>
            <o:OLEObject Type="Embed" ProgID="Excel.Sheet.12" ShapeID="_x0000_i1026" DrawAspect="Icon" ObjectID="_1727782996" r:id="rId24"/>
          </w:object>
        </w:r>
      </w:ins>
      <w:del w:id="580" w:author="luolinlin" w:date="2022-10-11T17:31:00Z">
        <w:r w:rsidR="00366CCD" w:rsidRPr="00610F22" w:rsidDel="000E35C0">
          <w:rPr>
            <w:noProof/>
          </w:rPr>
          <w:drawing>
            <wp:inline distT="0" distB="0" distL="0" distR="0" wp14:anchorId="7C46851C" wp14:editId="7C49C942">
              <wp:extent cx="5400000" cy="356839"/>
              <wp:effectExtent l="0" t="0" r="0" b="5715"/>
              <wp:docPr id="35907" name="图片 3590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00" cy="3568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563E006" w14:textId="4C237306" w:rsidR="00366CCD" w:rsidDel="00D44605" w:rsidRDefault="00366CCD" w:rsidP="00F617E7">
      <w:pPr>
        <w:pStyle w:val="1e"/>
        <w:ind w:left="0"/>
        <w:rPr>
          <w:del w:id="581" w:author="luolinlin" w:date="2022-10-12T09:37:00Z"/>
          <w:b/>
          <w:noProof/>
        </w:rPr>
      </w:pPr>
      <w:del w:id="582" w:author="luolinlin" w:date="2022-10-12T09:37:00Z">
        <w:r w:rsidRPr="00DB4BA9" w:rsidDel="00A85036">
          <w:rPr>
            <w:rFonts w:hint="eastAsia"/>
            <w:noProof/>
          </w:rPr>
          <w:delText>学</w:delText>
        </w:r>
        <w:r w:rsidRPr="00AE47F1" w:rsidDel="00A85036">
          <w:rPr>
            <w:rFonts w:hint="eastAsia"/>
            <w:noProof/>
          </w:rPr>
          <w:delText>校名称</w:delText>
        </w:r>
        <w:r w:rsidR="0040598B" w:rsidRPr="00AE47F1" w:rsidDel="00A85036">
          <w:rPr>
            <w:rFonts w:hint="eastAsia"/>
            <w:noProof/>
          </w:rPr>
          <w:delText>：协议高校名称</w:delText>
        </w:r>
      </w:del>
    </w:p>
    <w:p w14:paraId="4C47C029" w14:textId="070089CB" w:rsidR="00366CCD" w:rsidRPr="00DB4BA9" w:rsidDel="00A85036" w:rsidRDefault="00366CCD" w:rsidP="00F617E7">
      <w:pPr>
        <w:pStyle w:val="1e"/>
        <w:ind w:left="0"/>
        <w:rPr>
          <w:del w:id="583" w:author="luolinlin" w:date="2022-10-12T09:37:00Z"/>
          <w:noProof/>
        </w:rPr>
      </w:pPr>
      <w:del w:id="584" w:author="luolinlin" w:date="2022-10-12T09:37:00Z">
        <w:r w:rsidRPr="00267A45" w:rsidDel="00A85036">
          <w:rPr>
            <w:rFonts w:hint="eastAsia"/>
            <w:noProof/>
            <w:highlight w:val="yellow"/>
            <w:rPrChange w:id="585" w:author="luolinlin" w:date="2022-10-12T14:13:00Z">
              <w:rPr>
                <w:rFonts w:hint="eastAsia"/>
                <w:noProof/>
                <w:color w:val="000000"/>
                <w:szCs w:val="21"/>
                <w:shd w:val="clear" w:color="auto" w:fill="FFFFFF"/>
              </w:rPr>
            </w:rPrChange>
          </w:rPr>
          <w:delText>老师</w:delText>
        </w:r>
        <w:r w:rsidRPr="00267A45" w:rsidDel="00A85036">
          <w:rPr>
            <w:noProof/>
            <w:highlight w:val="yellow"/>
            <w:rPrChange w:id="586" w:author="luolinlin" w:date="2022-10-12T14:13:00Z">
              <w:rPr>
                <w:noProof/>
                <w:color w:val="000000"/>
                <w:szCs w:val="21"/>
                <w:shd w:val="clear" w:color="auto" w:fill="FFFFFF"/>
              </w:rPr>
            </w:rPrChange>
          </w:rPr>
          <w:delText>/</w:delText>
        </w:r>
        <w:r w:rsidRPr="00267A45" w:rsidDel="00A85036">
          <w:rPr>
            <w:rFonts w:hint="eastAsia"/>
            <w:noProof/>
            <w:highlight w:val="yellow"/>
            <w:rPrChange w:id="587" w:author="luolinlin" w:date="2022-10-12T14:13:00Z">
              <w:rPr>
                <w:rFonts w:hint="eastAsia"/>
                <w:noProof/>
                <w:color w:val="000000"/>
                <w:szCs w:val="21"/>
                <w:shd w:val="clear" w:color="auto" w:fill="FFFFFF"/>
              </w:rPr>
            </w:rPrChange>
          </w:rPr>
          <w:delText>学生姓名</w:delText>
        </w:r>
        <w:r w:rsidR="0040598B" w:rsidRPr="00267A45" w:rsidDel="00A85036">
          <w:rPr>
            <w:rFonts w:hint="eastAsia"/>
            <w:noProof/>
            <w:highlight w:val="yellow"/>
            <w:rPrChange w:id="588" w:author="luolinlin" w:date="2022-10-12T14:13:00Z">
              <w:rPr>
                <w:rFonts w:hint="eastAsia"/>
                <w:noProof/>
                <w:color w:val="000000"/>
                <w:szCs w:val="21"/>
                <w:shd w:val="clear" w:color="auto" w:fill="FFFFFF"/>
              </w:rPr>
            </w:rPrChange>
          </w:rPr>
          <w:delText>：协议老师姓名</w:delText>
        </w:r>
      </w:del>
    </w:p>
    <w:p w14:paraId="29A8E1D5" w14:textId="31B40EAA" w:rsidR="00366CCD" w:rsidRPr="00A85036" w:rsidDel="00A85036" w:rsidRDefault="00366CCD" w:rsidP="00CC5AFD">
      <w:pPr>
        <w:pStyle w:val="1e"/>
        <w:ind w:left="0"/>
        <w:rPr>
          <w:del w:id="589" w:author="luolinlin" w:date="2022-10-12T09:37:00Z"/>
          <w:noProof/>
        </w:rPr>
      </w:pPr>
      <w:del w:id="590" w:author="luolinlin" w:date="2022-10-12T09:37:00Z">
        <w:r w:rsidRPr="00AE47F1" w:rsidDel="00A85036">
          <w:rPr>
            <w:rFonts w:hint="eastAsia"/>
            <w:noProof/>
          </w:rPr>
          <w:delText>账户</w:delText>
        </w:r>
        <w:r w:rsidR="0040598B" w:rsidRPr="00A85036" w:rsidDel="00A85036">
          <w:rPr>
            <w:rFonts w:hint="eastAsia"/>
            <w:noProof/>
          </w:rPr>
          <w:delText>：承接本次拨款的华为云账号</w:delText>
        </w:r>
      </w:del>
    </w:p>
    <w:p w14:paraId="6256389F" w14:textId="31BB59EF" w:rsidR="00366CCD" w:rsidRPr="00A85036" w:rsidDel="00A85036" w:rsidRDefault="00366CCD" w:rsidP="00CC5AFD">
      <w:pPr>
        <w:pStyle w:val="1e"/>
        <w:ind w:left="0"/>
        <w:rPr>
          <w:del w:id="591" w:author="luolinlin" w:date="2022-10-12T09:37:00Z"/>
          <w:noProof/>
        </w:rPr>
      </w:pPr>
      <w:del w:id="592" w:author="luolinlin" w:date="2022-10-12T09:37:00Z">
        <w:r w:rsidRPr="00A85036" w:rsidDel="00A85036">
          <w:rPr>
            <w:rFonts w:hint="eastAsia"/>
            <w:noProof/>
          </w:rPr>
          <w:delText>租户</w:delText>
        </w:r>
        <w:r w:rsidRPr="00A85036" w:rsidDel="00A85036">
          <w:rPr>
            <w:noProof/>
          </w:rPr>
          <w:delText>ID</w:delText>
        </w:r>
        <w:r w:rsidR="0040598B" w:rsidRPr="00A85036" w:rsidDel="00A85036">
          <w:rPr>
            <w:rFonts w:hint="eastAsia"/>
            <w:noProof/>
          </w:rPr>
          <w:delText>：该账号的租户</w:delText>
        </w:r>
        <w:r w:rsidR="0040598B" w:rsidRPr="00A85036" w:rsidDel="00A85036">
          <w:rPr>
            <w:noProof/>
          </w:rPr>
          <w:delText>ID</w:delText>
        </w:r>
        <w:r w:rsidR="006A2992" w:rsidRPr="00A85036" w:rsidDel="00A85036">
          <w:rPr>
            <w:rFonts w:hint="eastAsia"/>
            <w:noProof/>
          </w:rPr>
          <w:delText>，参考</w:delText>
        </w:r>
        <w:r w:rsidR="006A2992" w:rsidRPr="00A85036" w:rsidDel="00A85036">
          <w:rPr>
            <w:noProof/>
          </w:rPr>
          <w:delText>1.4.1</w:delText>
        </w:r>
        <w:r w:rsidR="006A2992" w:rsidRPr="00A85036" w:rsidDel="00A85036">
          <w:rPr>
            <w:rFonts w:hint="eastAsia"/>
            <w:noProof/>
          </w:rPr>
          <w:delText>获取。</w:delText>
        </w:r>
      </w:del>
    </w:p>
    <w:p w14:paraId="38F0B43C" w14:textId="3AB1F104" w:rsidR="00366CCD" w:rsidRPr="00A85036" w:rsidDel="00A85036" w:rsidRDefault="00366CCD">
      <w:pPr>
        <w:pStyle w:val="1e"/>
        <w:ind w:left="0"/>
        <w:rPr>
          <w:del w:id="593" w:author="luolinlin" w:date="2022-10-12T09:37:00Z"/>
          <w:noProof/>
        </w:rPr>
        <w:pPrChange w:id="594" w:author="luolinlin" w:date="2022-10-12T17:02:00Z">
          <w:pPr>
            <w:pStyle w:val="1e"/>
          </w:pPr>
        </w:pPrChange>
      </w:pPr>
      <w:del w:id="595" w:author="luolinlin" w:date="2022-10-12T09:37:00Z">
        <w:r w:rsidRPr="00A85036" w:rsidDel="00A85036">
          <w:rPr>
            <w:rFonts w:hint="eastAsia"/>
            <w:noProof/>
          </w:rPr>
          <w:delText>本次申请费用（元）：</w:delText>
        </w:r>
        <w:r w:rsidR="0040598B" w:rsidRPr="00A85036" w:rsidDel="00A85036">
          <w:rPr>
            <w:rFonts w:hint="eastAsia"/>
            <w:noProof/>
          </w:rPr>
          <w:delText>本次申请总额，与汇总页一致为</w:delText>
        </w:r>
        <w:r w:rsidR="0040598B" w:rsidRPr="00A85036" w:rsidDel="00A85036">
          <w:rPr>
            <w:noProof/>
          </w:rPr>
          <w:delText>40000</w:delText>
        </w:r>
        <w:r w:rsidR="00D1618D" w:rsidRPr="00A85036" w:rsidDel="00A85036">
          <w:rPr>
            <w:rFonts w:hint="eastAsia"/>
            <w:noProof/>
          </w:rPr>
          <w:delText>。</w:delText>
        </w:r>
      </w:del>
    </w:p>
    <w:p w14:paraId="4AC4A1B8" w14:textId="3DC9184B" w:rsidR="00366CCD" w:rsidRPr="00A85036" w:rsidDel="00A85036" w:rsidRDefault="00366CCD">
      <w:pPr>
        <w:pStyle w:val="1e"/>
        <w:ind w:left="0"/>
        <w:rPr>
          <w:del w:id="596" w:author="luolinlin" w:date="2022-10-12T09:37:00Z"/>
          <w:noProof/>
        </w:rPr>
        <w:pPrChange w:id="597" w:author="luolinlin" w:date="2022-10-12T17:02:00Z">
          <w:pPr>
            <w:pStyle w:val="1e"/>
          </w:pPr>
        </w:pPrChange>
      </w:pPr>
      <w:del w:id="598" w:author="luolinlin" w:date="2022-10-12T09:37:00Z">
        <w:r w:rsidRPr="00A85036" w:rsidDel="00A85036">
          <w:rPr>
            <w:rFonts w:hint="eastAsia"/>
            <w:noProof/>
          </w:rPr>
          <w:delText>课程名称</w:delText>
        </w:r>
        <w:r w:rsidR="0040598B" w:rsidRPr="00A85036" w:rsidDel="00A85036">
          <w:rPr>
            <w:rFonts w:hint="eastAsia"/>
            <w:noProof/>
          </w:rPr>
          <w:delText>：协议课程名称，大数据架构技术</w:delText>
        </w:r>
      </w:del>
    </w:p>
    <w:p w14:paraId="1D65A777" w14:textId="3E83CA67" w:rsidR="00366CCD" w:rsidRPr="00A85036" w:rsidDel="00A85036" w:rsidRDefault="00366CCD">
      <w:pPr>
        <w:pStyle w:val="1e"/>
        <w:ind w:left="0"/>
        <w:rPr>
          <w:del w:id="599" w:author="luolinlin" w:date="2022-10-12T09:37:00Z"/>
          <w:noProof/>
        </w:rPr>
        <w:pPrChange w:id="600" w:author="luolinlin" w:date="2022-10-12T17:02:00Z">
          <w:pPr>
            <w:pStyle w:val="1e"/>
          </w:pPr>
        </w:pPrChange>
      </w:pPr>
      <w:del w:id="601" w:author="luolinlin" w:date="2022-10-12T09:37:00Z">
        <w:r w:rsidRPr="00A85036" w:rsidDel="00A85036">
          <w:rPr>
            <w:rFonts w:hint="eastAsia"/>
            <w:noProof/>
          </w:rPr>
          <w:delText>备注：</w:delText>
        </w:r>
        <w:r w:rsidR="0040598B" w:rsidRPr="00A85036" w:rsidDel="00A85036">
          <w:rPr>
            <w:rFonts w:hint="eastAsia"/>
            <w:noProof/>
          </w:rPr>
          <w:delText>申请人角色，如讲师</w:delText>
        </w:r>
      </w:del>
    </w:p>
    <w:p w14:paraId="5FD9DD88" w14:textId="77777777" w:rsidR="00B16D0E" w:rsidRPr="00A85036" w:rsidRDefault="00B16D0E">
      <w:pPr>
        <w:pStyle w:val="1e"/>
        <w:rPr>
          <w:noProof/>
        </w:rPr>
      </w:pPr>
    </w:p>
    <w:p w14:paraId="6DCD8064" w14:textId="77777777" w:rsidR="002644FA" w:rsidRPr="00A85036" w:rsidDel="00D44605" w:rsidRDefault="002644FA">
      <w:pPr>
        <w:pStyle w:val="1e"/>
        <w:rPr>
          <w:del w:id="602" w:author="luolinlin" w:date="2022-10-12T11:01:00Z"/>
          <w:noProof/>
        </w:rPr>
      </w:pPr>
      <w:r w:rsidRPr="00D44605">
        <w:rPr>
          <w:rFonts w:hint="eastAsia"/>
          <w:noProof/>
        </w:rPr>
        <w:t>填写完成后，保存，点击上传、提交即可。</w:t>
      </w:r>
    </w:p>
    <w:p w14:paraId="4E977D10" w14:textId="416A6763" w:rsidR="00A26420" w:rsidRPr="0037353C" w:rsidRDefault="002644FA">
      <w:pPr>
        <w:pStyle w:val="1e"/>
        <w:rPr>
          <w:ins w:id="603" w:author="luolinlin" w:date="2022-10-11T14:31:00Z"/>
          <w:noProof/>
        </w:rPr>
      </w:pPr>
      <w:del w:id="604" w:author="luolinlin" w:date="2022-10-12T09:38:00Z">
        <w:r w:rsidRPr="00610F22" w:rsidDel="00A85036">
          <w:rPr>
            <w:noProof/>
          </w:rPr>
          <w:drawing>
            <wp:inline distT="0" distB="0" distL="0" distR="0" wp14:anchorId="798BD3B3" wp14:editId="4907B336">
              <wp:extent cx="4257304" cy="1760983"/>
              <wp:effectExtent l="19050" t="19050" r="10160" b="10795"/>
              <wp:docPr id="35909" name="图片 35909" descr="C:\Users\JWX1031100\AppData\Roaming\eSpace_Desktop\UserData\jwx1031100\imagefiles\A248D930-2B51-43F0-AA11-B01CD435E8AB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248D930-2B51-43F0-AA11-B01CD435E8AB" descr="C:\Users\JWX1031100\AppData\Roaming\eSpace_Desktop\UserData\jwx1031100\imagefiles\A248D930-2B51-43F0-AA11-B01CD435E8AB.png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37397" cy="1835476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24A5BCA9" w14:textId="481CD665" w:rsidR="00A26420" w:rsidRPr="0037353C" w:rsidRDefault="00450BD2">
      <w:pPr>
        <w:pStyle w:val="2"/>
        <w:rPr>
          <w:moveTo w:id="605" w:author="luolinlin" w:date="2022-10-11T14:31:00Z"/>
          <w:rFonts w:ascii="微软雅黑" w:eastAsia="微软雅黑" w:hAnsi="微软雅黑"/>
          <w:rPrChange w:id="606" w:author="luolinlin" w:date="2022-10-11T17:51:00Z">
            <w:rPr>
              <w:moveTo w:id="607" w:author="luolinlin" w:date="2022-10-11T14:31:00Z"/>
            </w:rPr>
          </w:rPrChange>
        </w:rPr>
        <w:pPrChange w:id="608" w:author="luolinlin" w:date="2022-10-11T16:44:00Z">
          <w:pPr>
            <w:pStyle w:val="2"/>
            <w:numPr>
              <w:numId w:val="7"/>
            </w:numPr>
          </w:pPr>
        </w:pPrChange>
      </w:pPr>
      <w:ins w:id="609" w:author="luolinlin" w:date="2022-10-12T14:18:00Z">
        <w:r>
          <w:rPr>
            <w:rFonts w:ascii="微软雅黑" w:eastAsia="微软雅黑" w:hAnsi="微软雅黑" w:hint="eastAsia"/>
            <w:lang w:eastAsia="zh-CN"/>
          </w:rPr>
          <w:t xml:space="preserve"> </w:t>
        </w:r>
      </w:ins>
      <w:bookmarkStart w:id="610" w:name="_Toc116577267"/>
      <w:moveToRangeStart w:id="611" w:author="luolinlin" w:date="2022-10-11T14:31:00Z" w:name="move116391089"/>
      <w:moveTo w:id="612" w:author="luolinlin" w:date="2022-10-11T14:31:00Z">
        <w:r w:rsidR="00A26420" w:rsidRPr="0037353C">
          <w:rPr>
            <w:rFonts w:ascii="微软雅黑" w:eastAsia="微软雅黑" w:hAnsi="微软雅黑" w:hint="eastAsia"/>
            <w:rPrChange w:id="613" w:author="luolinlin" w:date="2022-10-11T17:51:00Z">
              <w:rPr>
                <w:rFonts w:hint="eastAsia"/>
              </w:rPr>
            </w:rPrChange>
          </w:rPr>
          <w:t>等待审批</w:t>
        </w:r>
        <w:bookmarkEnd w:id="610"/>
      </w:moveTo>
    </w:p>
    <w:p w14:paraId="05435DD0" w14:textId="482FD8F4" w:rsidR="00A26420" w:rsidRPr="00D44605" w:rsidRDefault="00A26420" w:rsidP="00DB4BA9">
      <w:pPr>
        <w:pStyle w:val="1e"/>
        <w:rPr>
          <w:ins w:id="614" w:author="luolinlin" w:date="2022-10-11T16:34:00Z"/>
        </w:rPr>
      </w:pPr>
      <w:moveTo w:id="615" w:author="luolinlin" w:date="2022-10-11T14:31:00Z">
        <w:r w:rsidRPr="00DB4BA9">
          <w:rPr>
            <w:rFonts w:hint="eastAsia"/>
          </w:rPr>
          <w:t>华为侧操作，一般</w:t>
        </w:r>
        <w:r w:rsidRPr="00AE47F1">
          <w:t>3</w:t>
        </w:r>
        <w:r w:rsidRPr="00AE47F1">
          <w:rPr>
            <w:rFonts w:hint="eastAsia"/>
          </w:rPr>
          <w:t>个工作日审批完成。</w:t>
        </w:r>
      </w:moveTo>
    </w:p>
    <w:p w14:paraId="339F7C8C" w14:textId="60F2132F" w:rsidR="00A4182B" w:rsidRDefault="006D6C30" w:rsidP="00AE47F1">
      <w:pPr>
        <w:pStyle w:val="1e"/>
        <w:rPr>
          <w:ins w:id="616" w:author="luolinlin" w:date="2022-10-13T17:08:00Z"/>
          <w:highlight w:val="yellow"/>
        </w:rPr>
      </w:pPr>
      <w:ins w:id="617" w:author="luolinlin" w:date="2022-10-11T16:34:00Z">
        <w:r w:rsidRPr="00D44605">
          <w:rPr>
            <w:rFonts w:hint="eastAsia"/>
            <w:highlight w:val="yellow"/>
            <w:rPrChange w:id="618" w:author="luolinlin" w:date="2022-10-12T11:07:00Z">
              <w:rPr>
                <w:rFonts w:hint="eastAsia"/>
              </w:rPr>
            </w:rPrChange>
          </w:rPr>
          <w:t>审批过程中，</w:t>
        </w:r>
      </w:ins>
      <w:ins w:id="619" w:author="luolinlin" w:date="2022-10-11T16:35:00Z">
        <w:r w:rsidRPr="00D44605">
          <w:rPr>
            <w:rFonts w:hint="eastAsia"/>
            <w:highlight w:val="yellow"/>
            <w:rPrChange w:id="620" w:author="luolinlin" w:date="2022-10-12T11:07:00Z">
              <w:rPr>
                <w:rFonts w:hint="eastAsia"/>
              </w:rPr>
            </w:rPrChange>
          </w:rPr>
          <w:t>华为可能与申请人沟通，</w:t>
        </w:r>
      </w:ins>
      <w:ins w:id="621" w:author="luolinlin" w:date="2022-10-11T16:34:00Z">
        <w:r w:rsidRPr="00D44605">
          <w:rPr>
            <w:rFonts w:hint="eastAsia"/>
            <w:highlight w:val="yellow"/>
            <w:rPrChange w:id="622" w:author="luolinlin" w:date="2022-10-12T11:07:00Z">
              <w:rPr>
                <w:rFonts w:hint="eastAsia"/>
              </w:rPr>
            </w:rPrChange>
          </w:rPr>
          <w:t>按需调整本次</w:t>
        </w:r>
      </w:ins>
      <w:proofErr w:type="gramStart"/>
      <w:ins w:id="623" w:author="luolinlin" w:date="2022-10-11T16:35:00Z">
        <w:r w:rsidRPr="00D44605">
          <w:rPr>
            <w:rFonts w:hint="eastAsia"/>
            <w:highlight w:val="yellow"/>
            <w:rPrChange w:id="624" w:author="luolinlin" w:date="2022-10-12T11:07:00Z">
              <w:rPr>
                <w:rFonts w:hint="eastAsia"/>
              </w:rPr>
            </w:rPrChange>
          </w:rPr>
          <w:t>云</w:t>
        </w:r>
      </w:ins>
      <w:ins w:id="625" w:author="luolinlin" w:date="2022-10-11T16:57:00Z">
        <w:r w:rsidR="00E2522F" w:rsidRPr="00DB4BA9">
          <w:rPr>
            <w:rFonts w:hint="eastAsia"/>
            <w:highlight w:val="yellow"/>
          </w:rPr>
          <w:t>资源</w:t>
        </w:r>
        <w:proofErr w:type="gramEnd"/>
        <w:r w:rsidR="00E2522F" w:rsidRPr="00DB4BA9">
          <w:rPr>
            <w:rFonts w:hint="eastAsia"/>
            <w:highlight w:val="yellow"/>
          </w:rPr>
          <w:t>代金券的</w:t>
        </w:r>
      </w:ins>
      <w:ins w:id="626" w:author="luolinlin" w:date="2022-10-11T16:35:00Z">
        <w:r w:rsidRPr="00D44605">
          <w:rPr>
            <w:rFonts w:hint="eastAsia"/>
            <w:highlight w:val="yellow"/>
            <w:rPrChange w:id="627" w:author="luolinlin" w:date="2022-10-12T11:07:00Z">
              <w:rPr>
                <w:rFonts w:hint="eastAsia"/>
              </w:rPr>
            </w:rPrChange>
          </w:rPr>
          <w:t>额度。</w:t>
        </w:r>
      </w:ins>
    </w:p>
    <w:p w14:paraId="7F07DD99" w14:textId="0DF9A3D9" w:rsidR="00A26420" w:rsidRPr="00AE47F1" w:rsidRDefault="00A26420" w:rsidP="00AE47F1">
      <w:pPr>
        <w:pStyle w:val="1e"/>
        <w:rPr>
          <w:ins w:id="628" w:author="luolinlin" w:date="2022-10-11T14:31:00Z"/>
        </w:rPr>
      </w:pPr>
      <w:ins w:id="629" w:author="luolinlin" w:date="2022-10-11T14:31:00Z">
        <w:r w:rsidRPr="00DB4BA9">
          <w:rPr>
            <w:noProof/>
          </w:rPr>
          <w:drawing>
            <wp:inline distT="0" distB="0" distL="0" distR="0" wp14:anchorId="6BCD453E" wp14:editId="0D15F339">
              <wp:extent cx="3438525" cy="780580"/>
              <wp:effectExtent l="0" t="0" r="0" b="635"/>
              <wp:docPr id="7" name="图片 7" descr="C:\Users\l84244771\AppData\Roaming\eSpace_Desktop\UserData\l84244771\imagefiles\EEDC46A8-EBA3-4AF6-94AB-0939D0ABDE2C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EEDC46A8-EBA3-4AF6-94AB-0939D0ABDE2C" descr="C:\Users\l84244771\AppData\Roaming\eSpace_Desktop\UserData\l84244771\imagefiles\EEDC46A8-EBA3-4AF6-94AB-0939D0ABDE2C.png"/>
                      <pic:cNvPicPr>
                        <a:picLocks noChangeAspect="1" noChangeArrowheads="1"/>
                      </pic:cNvPicPr>
                    </pic:nvPicPr>
                    <pic:blipFill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38525" cy="780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A02C657" w14:textId="77777777" w:rsidR="00A26420" w:rsidRPr="0037353C" w:rsidRDefault="00A26420">
      <w:pPr>
        <w:pStyle w:val="1"/>
        <w:rPr>
          <w:ins w:id="630" w:author="luolinlin" w:date="2022-10-11T14:31:00Z"/>
          <w:rFonts w:ascii="微软雅黑" w:eastAsia="微软雅黑" w:hAnsi="微软雅黑"/>
          <w:rPrChange w:id="631" w:author="luolinlin" w:date="2022-10-11T17:51:00Z">
            <w:rPr>
              <w:ins w:id="632" w:author="luolinlin" w:date="2022-10-11T14:31:00Z"/>
            </w:rPr>
          </w:rPrChange>
        </w:rPr>
        <w:pPrChange w:id="633" w:author="luolinlin" w:date="2022-10-11T16:43:00Z">
          <w:pPr>
            <w:pStyle w:val="2"/>
            <w:numPr>
              <w:numId w:val="7"/>
            </w:numPr>
          </w:pPr>
        </w:pPrChange>
      </w:pPr>
      <w:bookmarkStart w:id="634" w:name="_Toc116577268"/>
      <w:ins w:id="635" w:author="luolinlin" w:date="2022-10-11T14:31:00Z">
        <w:r w:rsidRPr="0037353C">
          <w:rPr>
            <w:rFonts w:ascii="微软雅黑" w:eastAsia="微软雅黑" w:hAnsi="微软雅黑" w:hint="eastAsia"/>
            <w:rPrChange w:id="636" w:author="luolinlin" w:date="2022-10-11T17:51:00Z">
              <w:rPr>
                <w:rFonts w:hint="eastAsia"/>
              </w:rPr>
            </w:rPrChange>
          </w:rPr>
          <w:t>代金券发放</w:t>
        </w:r>
        <w:bookmarkEnd w:id="634"/>
      </w:ins>
    </w:p>
    <w:p w14:paraId="277FBF63" w14:textId="1559AE9F" w:rsidR="00A26420" w:rsidRPr="0037353C" w:rsidRDefault="00450BD2">
      <w:pPr>
        <w:pStyle w:val="2"/>
        <w:rPr>
          <w:ins w:id="637" w:author="luolinlin" w:date="2022-10-11T14:31:00Z"/>
          <w:rFonts w:ascii="微软雅黑" w:eastAsia="微软雅黑" w:hAnsi="微软雅黑"/>
          <w:lang w:eastAsia="zh-CN"/>
          <w:rPrChange w:id="638" w:author="luolinlin" w:date="2022-10-11T17:51:00Z">
            <w:rPr>
              <w:ins w:id="639" w:author="luolinlin" w:date="2022-10-11T14:31:00Z"/>
            </w:rPr>
          </w:rPrChange>
        </w:rPr>
        <w:pPrChange w:id="640" w:author="luolinlin" w:date="2022-10-11T16:44:00Z">
          <w:pPr>
            <w:pStyle w:val="3"/>
            <w:numPr>
              <w:numId w:val="7"/>
            </w:numPr>
          </w:pPr>
        </w:pPrChange>
      </w:pPr>
      <w:ins w:id="641" w:author="luolinlin" w:date="2022-10-12T14:19:00Z">
        <w:r>
          <w:rPr>
            <w:rFonts w:ascii="微软雅黑" w:eastAsia="微软雅黑" w:hAnsi="微软雅黑" w:hint="eastAsia"/>
            <w:lang w:eastAsia="zh-CN"/>
          </w:rPr>
          <w:t xml:space="preserve"> </w:t>
        </w:r>
      </w:ins>
      <w:bookmarkStart w:id="642" w:name="_Toc116577269"/>
      <w:ins w:id="643" w:author="luolinlin" w:date="2022-10-11T14:31:00Z">
        <w:r w:rsidR="00A26420" w:rsidRPr="0037353C">
          <w:rPr>
            <w:rFonts w:ascii="微软雅黑" w:eastAsia="微软雅黑" w:hAnsi="微软雅黑" w:hint="eastAsia"/>
            <w:lang w:eastAsia="zh-CN"/>
            <w:rPrChange w:id="644" w:author="luolinlin" w:date="2022-10-11T17:51:00Z">
              <w:rPr>
                <w:rFonts w:hint="eastAsia"/>
              </w:rPr>
            </w:rPrChange>
          </w:rPr>
          <w:t>收集学生</w:t>
        </w:r>
      </w:ins>
      <w:ins w:id="645" w:author="luolinlin" w:date="2022-10-11T16:45:00Z">
        <w:r w:rsidR="007E7EA7" w:rsidRPr="0037353C">
          <w:rPr>
            <w:rFonts w:ascii="微软雅黑" w:eastAsia="微软雅黑" w:hAnsi="微软雅黑" w:hint="eastAsia"/>
            <w:lang w:eastAsia="zh-CN"/>
            <w:rPrChange w:id="646" w:author="luolinlin" w:date="2022-10-11T17:51:00Z">
              <w:rPr>
                <w:rFonts w:hint="eastAsia"/>
              </w:rPr>
            </w:rPrChange>
          </w:rPr>
          <w:t>在华为云的</w:t>
        </w:r>
      </w:ins>
      <w:ins w:id="647" w:author="luolinlin" w:date="2022-10-11T14:31:00Z">
        <w:r w:rsidR="00A26420" w:rsidRPr="0037353C">
          <w:rPr>
            <w:rFonts w:ascii="微软雅黑" w:eastAsia="微软雅黑" w:hAnsi="微软雅黑" w:hint="eastAsia"/>
            <w:lang w:eastAsia="zh-CN"/>
            <w:rPrChange w:id="648" w:author="luolinlin" w:date="2022-10-11T17:51:00Z">
              <w:rPr>
                <w:rFonts w:hint="eastAsia"/>
              </w:rPr>
            </w:rPrChange>
          </w:rPr>
          <w:t>账号信息</w:t>
        </w:r>
        <w:bookmarkEnd w:id="642"/>
      </w:ins>
    </w:p>
    <w:p w14:paraId="6ADE1340" w14:textId="2FAE4194" w:rsidR="00A26420" w:rsidRPr="0037353C" w:rsidRDefault="00A26420">
      <w:pPr>
        <w:pStyle w:val="30"/>
        <w:numPr>
          <w:ilvl w:val="0"/>
          <w:numId w:val="0"/>
        </w:numPr>
        <w:ind w:firstLineChars="500" w:firstLine="1050"/>
        <w:rPr>
          <w:ins w:id="649" w:author="luolinlin" w:date="2022-10-11T14:31:00Z"/>
          <w:rFonts w:ascii="微软雅黑" w:eastAsia="微软雅黑" w:hAnsi="微软雅黑"/>
          <w:rPrChange w:id="650" w:author="luolinlin" w:date="2022-10-11T17:51:00Z">
            <w:rPr>
              <w:ins w:id="651" w:author="luolinlin" w:date="2022-10-11T14:31:00Z"/>
            </w:rPr>
          </w:rPrChange>
        </w:rPr>
        <w:pPrChange w:id="652" w:author="luolinlin" w:date="2022-10-12T11:26:00Z">
          <w:pPr>
            <w:pStyle w:val="30"/>
          </w:pPr>
        </w:pPrChange>
      </w:pPr>
      <w:ins w:id="653" w:author="luolinlin" w:date="2022-10-11T14:31:00Z">
        <w:r w:rsidRPr="0037353C">
          <w:rPr>
            <w:rFonts w:ascii="微软雅黑" w:eastAsia="微软雅黑" w:hAnsi="微软雅黑" w:hint="eastAsia"/>
            <w:rPrChange w:id="654" w:author="luolinlin" w:date="2022-10-11T17:51:00Z">
              <w:rPr>
                <w:rFonts w:hint="eastAsia"/>
              </w:rPr>
            </w:rPrChange>
          </w:rPr>
          <w:t>收集学生</w:t>
        </w:r>
      </w:ins>
      <w:ins w:id="655" w:author="luolinlin" w:date="2022-10-12T11:27:00Z">
        <w:r w:rsidR="00BF0824">
          <w:rPr>
            <w:rFonts w:ascii="微软雅黑" w:eastAsia="微软雅黑" w:hAnsi="微软雅黑" w:hint="eastAsia"/>
          </w:rPr>
          <w:t>华为云</w:t>
        </w:r>
      </w:ins>
      <w:ins w:id="656" w:author="luolinlin" w:date="2022-10-11T14:31:00Z">
        <w:r w:rsidRPr="0037353C">
          <w:rPr>
            <w:rFonts w:ascii="微软雅黑" w:eastAsia="微软雅黑" w:hAnsi="微软雅黑" w:hint="eastAsia"/>
            <w:rPrChange w:id="657" w:author="luolinlin" w:date="2022-10-11T17:51:00Z">
              <w:rPr>
                <w:rFonts w:hint="eastAsia"/>
              </w:rPr>
            </w:rPrChange>
          </w:rPr>
          <w:t>账号</w:t>
        </w:r>
        <w:r w:rsidRPr="0037353C">
          <w:rPr>
            <w:rFonts w:ascii="微软雅黑" w:eastAsia="微软雅黑" w:hAnsi="微软雅黑"/>
            <w:rPrChange w:id="658" w:author="luolinlin" w:date="2022-10-11T17:51:00Z">
              <w:rPr/>
            </w:rPrChange>
          </w:rPr>
          <w:t>ID</w:t>
        </w:r>
        <w:r w:rsidRPr="0037353C">
          <w:rPr>
            <w:rFonts w:ascii="微软雅黑" w:eastAsia="微软雅黑" w:hAnsi="微软雅黑" w:hint="eastAsia"/>
            <w:rPrChange w:id="659" w:author="luolinlin" w:date="2022-10-11T17:51:00Z">
              <w:rPr>
                <w:rFonts w:hint="eastAsia"/>
              </w:rPr>
            </w:rPrChange>
          </w:rPr>
          <w:t>信息</w:t>
        </w:r>
      </w:ins>
    </w:p>
    <w:p w14:paraId="590C5A9F" w14:textId="77777777" w:rsidR="00BF0824" w:rsidRDefault="00A26420" w:rsidP="00DB4BA9">
      <w:pPr>
        <w:pStyle w:val="1e"/>
        <w:rPr>
          <w:ins w:id="660" w:author="luolinlin" w:date="2022-10-12T11:27:00Z"/>
        </w:rPr>
      </w:pPr>
      <w:ins w:id="661" w:author="luolinlin" w:date="2022-10-11T14:31:00Z">
        <w:r w:rsidRPr="00DB4BA9">
          <w:rPr>
            <w:rFonts w:hint="eastAsia"/>
          </w:rPr>
          <w:t>此处需要老师收集学生</w:t>
        </w:r>
      </w:ins>
      <w:ins w:id="662" w:author="luolinlin" w:date="2022-10-12T11:27:00Z">
        <w:r w:rsidR="00BF0824">
          <w:rPr>
            <w:rFonts w:hint="eastAsia"/>
          </w:rPr>
          <w:t>华为云</w:t>
        </w:r>
        <w:r w:rsidR="00BF0824" w:rsidRPr="00014336">
          <w:rPr>
            <w:rFonts w:hint="eastAsia"/>
          </w:rPr>
          <w:t>账号</w:t>
        </w:r>
        <w:r w:rsidR="00BF0824" w:rsidRPr="00014336">
          <w:t>ID</w:t>
        </w:r>
      </w:ins>
      <w:ins w:id="663" w:author="luolinlin" w:date="2022-10-11T14:31:00Z">
        <w:r w:rsidRPr="00DB4BA9">
          <w:rPr>
            <w:rFonts w:hint="eastAsia"/>
          </w:rPr>
          <w:t>信息，学生查询自己</w:t>
        </w:r>
      </w:ins>
      <w:ins w:id="664" w:author="luolinlin" w:date="2022-10-12T11:27:00Z">
        <w:r w:rsidR="00BF0824">
          <w:rPr>
            <w:rFonts w:hint="eastAsia"/>
          </w:rPr>
          <w:t>华为云</w:t>
        </w:r>
        <w:r w:rsidR="00BF0824" w:rsidRPr="00014336">
          <w:rPr>
            <w:rFonts w:hint="eastAsia"/>
          </w:rPr>
          <w:t>账号</w:t>
        </w:r>
        <w:r w:rsidR="00BF0824" w:rsidRPr="00014336">
          <w:t>ID</w:t>
        </w:r>
      </w:ins>
      <w:ins w:id="665" w:author="luolinlin" w:date="2022-10-11T14:31:00Z">
        <w:r w:rsidRPr="00DB4BA9">
          <w:rPr>
            <w:rFonts w:hint="eastAsia"/>
          </w:rPr>
          <w:t>的方法请参考</w:t>
        </w:r>
      </w:ins>
    </w:p>
    <w:p w14:paraId="649579BB" w14:textId="2BDD04C2" w:rsidR="00A26420" w:rsidRPr="00AE47F1" w:rsidRDefault="00BF0824" w:rsidP="00AE47F1">
      <w:pPr>
        <w:pStyle w:val="1e"/>
        <w:rPr>
          <w:ins w:id="666" w:author="luolinlin" w:date="2022-10-11T14:31:00Z"/>
        </w:rPr>
      </w:pPr>
      <w:ins w:id="667" w:author="luolinlin" w:date="2022-10-12T11:27:00Z">
        <w:r>
          <w:rPr>
            <w:rFonts w:hint="eastAsia"/>
          </w:rPr>
          <w:t>附录1</w:t>
        </w:r>
      </w:ins>
      <w:ins w:id="668" w:author="luolinlin" w:date="2022-10-11T14:31:00Z">
        <w:r w:rsidR="00A26420" w:rsidRPr="00DB4BA9">
          <w:rPr>
            <w:rFonts w:hint="eastAsia"/>
          </w:rPr>
          <w:t>。</w:t>
        </w:r>
      </w:ins>
    </w:p>
    <w:p w14:paraId="67D9BF94" w14:textId="2C8CB9A4" w:rsidR="00A26420" w:rsidRPr="0037353C" w:rsidRDefault="00450BD2">
      <w:pPr>
        <w:pStyle w:val="2"/>
        <w:rPr>
          <w:ins w:id="669" w:author="luolinlin" w:date="2022-10-11T14:32:00Z"/>
          <w:rFonts w:ascii="微软雅黑" w:eastAsia="微软雅黑" w:hAnsi="微软雅黑"/>
          <w:rPrChange w:id="670" w:author="luolinlin" w:date="2022-10-11T17:51:00Z">
            <w:rPr>
              <w:ins w:id="671" w:author="luolinlin" w:date="2022-10-11T14:32:00Z"/>
            </w:rPr>
          </w:rPrChange>
        </w:rPr>
        <w:pPrChange w:id="672" w:author="luolinlin" w:date="2022-10-11T16:45:00Z">
          <w:pPr>
            <w:pStyle w:val="3"/>
            <w:numPr>
              <w:numId w:val="7"/>
            </w:numPr>
          </w:pPr>
        </w:pPrChange>
      </w:pPr>
      <w:ins w:id="673" w:author="luolinlin" w:date="2022-10-12T14:19:00Z">
        <w:r>
          <w:rPr>
            <w:rFonts w:ascii="微软雅黑" w:eastAsia="微软雅黑" w:hAnsi="微软雅黑" w:hint="eastAsia"/>
            <w:lang w:eastAsia="zh-CN"/>
          </w:rPr>
          <w:t xml:space="preserve"> </w:t>
        </w:r>
      </w:ins>
      <w:bookmarkStart w:id="674" w:name="_Toc116577270"/>
      <w:ins w:id="675" w:author="luolinlin" w:date="2022-10-11T14:32:00Z">
        <w:r w:rsidR="00A26420" w:rsidRPr="0037353C">
          <w:rPr>
            <w:rFonts w:ascii="微软雅黑" w:eastAsia="微软雅黑" w:hAnsi="微软雅黑" w:hint="eastAsia"/>
            <w:rPrChange w:id="676" w:author="luolinlin" w:date="2022-10-11T17:51:00Z">
              <w:rPr>
                <w:rFonts w:hint="eastAsia"/>
              </w:rPr>
            </w:rPrChange>
          </w:rPr>
          <w:t>发放代金券</w:t>
        </w:r>
        <w:bookmarkEnd w:id="674"/>
      </w:ins>
    </w:p>
    <w:p w14:paraId="27977A44" w14:textId="77777777" w:rsidR="00A26420" w:rsidRPr="0037353C" w:rsidRDefault="00A26420" w:rsidP="00A26420">
      <w:pPr>
        <w:pStyle w:val="30"/>
        <w:rPr>
          <w:ins w:id="677" w:author="luolinlin" w:date="2022-10-11T14:32:00Z"/>
          <w:rFonts w:ascii="微软雅黑" w:eastAsia="微软雅黑" w:hAnsi="微软雅黑"/>
          <w:rPrChange w:id="678" w:author="luolinlin" w:date="2022-10-11T17:51:00Z">
            <w:rPr>
              <w:ins w:id="679" w:author="luolinlin" w:date="2022-10-11T14:32:00Z"/>
            </w:rPr>
          </w:rPrChange>
        </w:rPr>
      </w:pPr>
      <w:ins w:id="680" w:author="luolinlin" w:date="2022-10-11T14:32:00Z">
        <w:r w:rsidRPr="0037353C">
          <w:rPr>
            <w:rFonts w:ascii="微软雅黑" w:eastAsia="微软雅黑" w:hAnsi="微软雅黑" w:hint="eastAsia"/>
            <w:rPrChange w:id="681" w:author="luolinlin" w:date="2022-10-11T17:51:00Z">
              <w:rPr>
                <w:rFonts w:hint="eastAsia"/>
              </w:rPr>
            </w:rPrChange>
          </w:rPr>
          <w:t>确认申请代金券额度是否已经下发</w:t>
        </w:r>
      </w:ins>
    </w:p>
    <w:p w14:paraId="25E1358F" w14:textId="77777777" w:rsidR="0056532B" w:rsidRDefault="0056532B">
      <w:pPr>
        <w:pStyle w:val="1e"/>
        <w:rPr>
          <w:ins w:id="682" w:author="luolinlin" w:date="2022-10-13T17:53:00Z"/>
        </w:rPr>
      </w:pPr>
      <w:ins w:id="683" w:author="luolinlin" w:date="2022-10-13T17:53:00Z">
        <w:r>
          <w:rPr>
            <w:rFonts w:hint="eastAsia"/>
          </w:rPr>
          <w:t>https://edu.hicomputing.huawei.com/profile</w:t>
        </w:r>
        <w:r w:rsidRPr="0056532B">
          <w:t xml:space="preserve"> </w:t>
        </w:r>
      </w:ins>
    </w:p>
    <w:p w14:paraId="6B67925D" w14:textId="600DFDEF" w:rsidR="0056532B" w:rsidRDefault="0056532B" w:rsidP="00A723DA">
      <w:pPr>
        <w:pStyle w:val="1e"/>
        <w:rPr>
          <w:ins w:id="684" w:author="luolinlin" w:date="2022-10-13T18:13:00Z"/>
        </w:rPr>
      </w:pPr>
      <w:ins w:id="685" w:author="luolinlin" w:date="2022-10-13T17:53:00Z">
        <w:r>
          <w:rPr>
            <w:noProof/>
          </w:rPr>
          <w:lastRenderedPageBreak/>
          <w:drawing>
            <wp:inline distT="0" distB="0" distL="0" distR="0" wp14:anchorId="1B530AC8" wp14:editId="77EA71B6">
              <wp:extent cx="3032760" cy="2609649"/>
              <wp:effectExtent l="0" t="0" r="0" b="635"/>
              <wp:docPr id="5" name="图片 5" descr="C:\Users\l84244771\AppData\Roaming\eSpace_Desktop\UserData\l84244771\imagefiles\856C54EB-56AB-4D03-864D-46B8F099C98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856C54EB-56AB-4D03-864D-46B8F099C988" descr="C:\Users\l84244771\AppData\Roaming\eSpace_Desktop\UserData\l84244771\imagefiles\856C54EB-56AB-4D03-864D-46B8F099C988.png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62743" cy="263544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fldChar w:fldCharType="begin"/>
        </w:r>
        <w:r>
          <w:instrText xml:space="preserve"> HYPERLINK "https://edu.hicomputing.huawei.com/profile" </w:instrText>
        </w:r>
        <w:r>
          <w:fldChar w:fldCharType="separate"/>
        </w:r>
        <w:r>
          <w:rPr>
            <w:rStyle w:val="af"/>
          </w:rPr>
          <w:t xml:space="preserve"> </w:t>
        </w:r>
        <w:r>
          <w:fldChar w:fldCharType="end"/>
        </w:r>
      </w:ins>
    </w:p>
    <w:p w14:paraId="13D39FE1" w14:textId="77777777" w:rsidR="00A723DA" w:rsidRDefault="00A723DA">
      <w:pPr>
        <w:pStyle w:val="1e"/>
        <w:rPr>
          <w:ins w:id="686" w:author="luolinlin" w:date="2022-10-13T17:54:00Z"/>
        </w:rPr>
        <w:pPrChange w:id="687" w:author="luolinlin" w:date="2022-10-13T18:13:00Z">
          <w:pPr>
            <w:pStyle w:val="1e"/>
            <w:ind w:firstLineChars="300" w:firstLine="630"/>
          </w:pPr>
        </w:pPrChange>
      </w:pPr>
    </w:p>
    <w:p w14:paraId="32C0DB06" w14:textId="20E4C24A" w:rsidR="0056532B" w:rsidRDefault="0056532B">
      <w:pPr>
        <w:pStyle w:val="1e"/>
        <w:ind w:firstLineChars="300" w:firstLine="630"/>
        <w:rPr>
          <w:ins w:id="688" w:author="luolinlin" w:date="2022-10-13T17:54:00Z"/>
        </w:rPr>
        <w:pPrChange w:id="689" w:author="luolinlin" w:date="2022-10-13T17:54:00Z">
          <w:pPr>
            <w:pStyle w:val="1e"/>
          </w:pPr>
        </w:pPrChange>
      </w:pPr>
      <w:ins w:id="690" w:author="luolinlin" w:date="2022-10-13T17:54:00Z">
        <w:r>
          <w:rPr>
            <w:rFonts w:hint="eastAsia"/>
          </w:rPr>
          <w:t>选择需要分配的课程额度</w:t>
        </w:r>
      </w:ins>
    </w:p>
    <w:p w14:paraId="73B60249" w14:textId="74263CF2" w:rsidR="00A26420" w:rsidRPr="00DB4BA9" w:rsidDel="00613AE3" w:rsidRDefault="00BF0824" w:rsidP="00DB4BA9">
      <w:pPr>
        <w:pStyle w:val="1e"/>
        <w:rPr>
          <w:del w:id="691" w:author="luolinlin" w:date="2022-10-11T14:36:00Z"/>
          <w:moveTo w:id="692" w:author="luolinlin" w:date="2022-10-11T14:31:00Z"/>
        </w:rPr>
      </w:pPr>
      <w:ins w:id="693" w:author="luolinlin" w:date="2022-10-12T11:28:00Z">
        <w:r w:rsidRPr="00333C03">
          <w:rPr>
            <w:noProof/>
          </w:rPr>
          <w:drawing>
            <wp:inline distT="0" distB="0" distL="0" distR="0" wp14:anchorId="6B987BFB" wp14:editId="0D611124">
              <wp:extent cx="3898093" cy="1920240"/>
              <wp:effectExtent l="0" t="0" r="7620" b="3810"/>
              <wp:docPr id="9" name="图片 9" descr="C:\Users\l84244771\AppData\Roaming\eSpace_Desktop\UserData\l84244771\imagefiles\originalImgfiles\5D5BC333-1DA8-403D-87A8-277DFC353FD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5D5BC333-1DA8-403D-87A8-277DFC353FDD" descr="C:\Users\l84244771\AppData\Roaming\eSpace_Desktop\UserData\l84244771\imagefiles\originalImgfiles\5D5BC333-1DA8-403D-87A8-277DFC353FDD.png"/>
                      <pic:cNvPicPr>
                        <a:picLocks noChangeAspect="1" noChangeArrowheads="1"/>
                      </pic:cNvPicPr>
                    </pic:nvPicPr>
                    <pic:blipFill>
                      <a:blip r:embed="rId2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53591" cy="1996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moveToRangeEnd w:id="611"/>
    <w:p w14:paraId="24D285CA" w14:textId="7DBD83A0" w:rsidR="00A26420" w:rsidRPr="00AE47F1" w:rsidDel="00BF0824" w:rsidRDefault="005F7F4D" w:rsidP="00AE47F1">
      <w:pPr>
        <w:pStyle w:val="1e"/>
        <w:rPr>
          <w:del w:id="694" w:author="luolinlin" w:date="2022-10-12T11:28:00Z"/>
          <w:noProof/>
        </w:rPr>
      </w:pPr>
      <w:del w:id="695" w:author="luolinlin" w:date="2022-10-11T15:28:00Z">
        <w:r w:rsidRPr="00DB4BA9" w:rsidDel="00B06C68">
          <w:rPr>
            <w:noProof/>
          </w:rPr>
          <w:br w:type="page"/>
        </w:r>
      </w:del>
    </w:p>
    <w:p w14:paraId="57D67C3A" w14:textId="2B25B3FB" w:rsidR="00286F46" w:rsidRPr="00AE47F1" w:rsidDel="00A26420" w:rsidRDefault="007B156E">
      <w:pPr>
        <w:pStyle w:val="1e"/>
        <w:rPr>
          <w:moveFrom w:id="696" w:author="luolinlin" w:date="2022-10-11T14:31:00Z"/>
        </w:rPr>
        <w:pPrChange w:id="697" w:author="luolinlin" w:date="2022-10-12T14:07:00Z">
          <w:pPr>
            <w:pStyle w:val="2"/>
          </w:pPr>
        </w:pPrChange>
      </w:pPr>
      <w:moveFromRangeStart w:id="698" w:author="luolinlin" w:date="2022-10-11T14:31:00Z" w:name="move116391089"/>
      <w:moveFrom w:id="699" w:author="luolinlin" w:date="2022-10-11T14:31:00Z">
        <w:r w:rsidRPr="00AE47F1" w:rsidDel="00A26420">
          <w:rPr>
            <w:rFonts w:hint="eastAsia"/>
          </w:rPr>
          <w:t>等待审批</w:t>
        </w:r>
      </w:moveFrom>
    </w:p>
    <w:p w14:paraId="11E4BC12" w14:textId="45A04649" w:rsidR="003C3C23" w:rsidRPr="00DB4BA9" w:rsidDel="00A26420" w:rsidRDefault="009E7753">
      <w:pPr>
        <w:pStyle w:val="1e"/>
        <w:rPr>
          <w:del w:id="700" w:author="luolinlin" w:date="2022-10-11T14:31:00Z"/>
        </w:rPr>
      </w:pPr>
      <w:moveFrom w:id="701" w:author="luolinlin" w:date="2022-10-11T14:31:00Z">
        <w:del w:id="702" w:author="luolinlin" w:date="2022-10-11T14:31:00Z">
          <w:r w:rsidRPr="0037353C" w:rsidDel="00A26420">
            <w:rPr>
              <w:rFonts w:hint="eastAsia"/>
              <w:rPrChange w:id="703" w:author="luolinlin" w:date="2022-10-11T17:51:00Z">
                <w:rPr>
                  <w:rFonts w:ascii="Helvetica" w:hAnsi="Helvetica" w:hint="eastAsia"/>
                  <w:b/>
                  <w:color w:val="000000"/>
                  <w:sz w:val="36"/>
                  <w:szCs w:val="21"/>
                  <w:shd w:val="clear" w:color="auto" w:fill="FFFFFF"/>
                </w:rPr>
              </w:rPrChange>
            </w:rPr>
            <w:delText>华为侧操作，</w:delText>
          </w:r>
          <w:r w:rsidR="00D35131" w:rsidRPr="0037353C" w:rsidDel="00A26420">
            <w:rPr>
              <w:rFonts w:hint="eastAsia"/>
              <w:rPrChange w:id="704" w:author="luolinlin" w:date="2022-10-11T17:51:00Z">
                <w:rPr>
                  <w:rFonts w:ascii="Helvetica" w:hAnsi="Helvetica" w:hint="eastAsia"/>
                  <w:b/>
                  <w:color w:val="000000"/>
                  <w:sz w:val="36"/>
                  <w:szCs w:val="21"/>
                  <w:shd w:val="clear" w:color="auto" w:fill="FFFFFF"/>
                </w:rPr>
              </w:rPrChange>
            </w:rPr>
            <w:delText>一般</w:delText>
          </w:r>
          <w:r w:rsidR="00D35131" w:rsidRPr="0037353C" w:rsidDel="00A26420">
            <w:rPr>
              <w:rPrChange w:id="705" w:author="luolinlin" w:date="2022-10-11T17:51:00Z">
                <w:rPr>
                  <w:rFonts w:ascii="Helvetica" w:hAnsi="Helvetica"/>
                  <w:b/>
                  <w:color w:val="000000"/>
                  <w:sz w:val="36"/>
                  <w:szCs w:val="21"/>
                  <w:shd w:val="clear" w:color="auto" w:fill="FFFFFF"/>
                </w:rPr>
              </w:rPrChange>
            </w:rPr>
            <w:delText>3</w:delText>
          </w:r>
          <w:r w:rsidR="00D35131" w:rsidRPr="0037353C" w:rsidDel="00A26420">
            <w:rPr>
              <w:rFonts w:hint="eastAsia"/>
              <w:rPrChange w:id="706" w:author="luolinlin" w:date="2022-10-11T17:51:00Z">
                <w:rPr>
                  <w:rFonts w:ascii="Helvetica" w:hAnsi="Helvetica" w:hint="eastAsia"/>
                  <w:b/>
                  <w:color w:val="000000"/>
                  <w:sz w:val="36"/>
                  <w:szCs w:val="21"/>
                  <w:shd w:val="clear" w:color="auto" w:fill="FFFFFF"/>
                </w:rPr>
              </w:rPrChange>
            </w:rPr>
            <w:delText>个工作日审批完成。</w:delText>
          </w:r>
        </w:del>
      </w:moveFrom>
      <w:moveFromRangeEnd w:id="698"/>
    </w:p>
    <w:p w14:paraId="3E45BC5F" w14:textId="5516EC9B" w:rsidR="00D35131" w:rsidRPr="00AE47F1" w:rsidDel="00A26420" w:rsidRDefault="00D35131">
      <w:pPr>
        <w:pStyle w:val="1e"/>
        <w:rPr>
          <w:del w:id="707" w:author="luolinlin" w:date="2022-10-11T14:31:00Z"/>
        </w:rPr>
        <w:pPrChange w:id="708" w:author="luolinlin" w:date="2022-10-12T14:07:00Z">
          <w:pPr>
            <w:pStyle w:val="2"/>
          </w:pPr>
        </w:pPrChange>
      </w:pPr>
      <w:del w:id="709" w:author="luolinlin" w:date="2022-10-11T14:31:00Z">
        <w:r w:rsidRPr="00AE47F1" w:rsidDel="00A26420">
          <w:rPr>
            <w:rFonts w:hint="eastAsia"/>
          </w:rPr>
          <w:delText>代金券发放</w:delText>
        </w:r>
      </w:del>
    </w:p>
    <w:p w14:paraId="015EA839" w14:textId="33D65792" w:rsidR="00136142" w:rsidRPr="00610F22" w:rsidDel="00A26420" w:rsidRDefault="00136142">
      <w:pPr>
        <w:pStyle w:val="1e"/>
        <w:rPr>
          <w:del w:id="710" w:author="luolinlin" w:date="2022-10-11T14:31:00Z"/>
          <w:lang w:eastAsia="en-US"/>
        </w:rPr>
        <w:pPrChange w:id="711" w:author="luolinlin" w:date="2022-10-12T14:07:00Z">
          <w:pPr>
            <w:pStyle w:val="3"/>
          </w:pPr>
        </w:pPrChange>
      </w:pPr>
      <w:del w:id="712" w:author="luolinlin" w:date="2022-10-11T14:31:00Z">
        <w:r w:rsidRPr="00610F22" w:rsidDel="00A26420">
          <w:rPr>
            <w:rFonts w:hint="eastAsia"/>
            <w:lang w:eastAsia="en-US"/>
          </w:rPr>
          <w:delText>收集学生账号信息</w:delText>
        </w:r>
      </w:del>
    </w:p>
    <w:p w14:paraId="7E84AA90" w14:textId="6047AA76" w:rsidR="00136142" w:rsidRPr="00610F22" w:rsidDel="00A26420" w:rsidRDefault="00703454">
      <w:pPr>
        <w:pStyle w:val="1e"/>
        <w:rPr>
          <w:del w:id="713" w:author="luolinlin" w:date="2022-10-11T14:31:00Z"/>
        </w:rPr>
        <w:pPrChange w:id="714" w:author="luolinlin" w:date="2022-10-12T14:07:00Z">
          <w:pPr>
            <w:pStyle w:val="30"/>
          </w:pPr>
        </w:pPrChange>
      </w:pPr>
      <w:del w:id="715" w:author="luolinlin" w:date="2022-10-11T14:31:00Z">
        <w:r w:rsidRPr="00610F22" w:rsidDel="00A26420">
          <w:rPr>
            <w:rFonts w:hint="eastAsia"/>
          </w:rPr>
          <w:delText>收集学生租户</w:delText>
        </w:r>
        <w:r w:rsidRPr="00610F22" w:rsidDel="00A26420">
          <w:delText>ID</w:delText>
        </w:r>
        <w:r w:rsidRPr="00610F22" w:rsidDel="00A26420">
          <w:rPr>
            <w:rFonts w:hint="eastAsia"/>
          </w:rPr>
          <w:delText>（账号</w:delText>
        </w:r>
        <w:r w:rsidRPr="00610F22" w:rsidDel="00A26420">
          <w:delText>ID</w:delText>
        </w:r>
        <w:r w:rsidRPr="00610F22" w:rsidDel="00A26420">
          <w:rPr>
            <w:rFonts w:hint="eastAsia"/>
          </w:rPr>
          <w:delText>）信息</w:delText>
        </w:r>
      </w:del>
    </w:p>
    <w:p w14:paraId="378CD684" w14:textId="1FC56DED" w:rsidR="00703454" w:rsidRPr="00DB4BA9" w:rsidDel="00A26420" w:rsidRDefault="00703454">
      <w:pPr>
        <w:pStyle w:val="1e"/>
        <w:rPr>
          <w:del w:id="716" w:author="luolinlin" w:date="2022-10-11T14:31:00Z"/>
        </w:rPr>
      </w:pPr>
      <w:del w:id="717" w:author="luolinlin" w:date="2022-10-11T14:31:00Z">
        <w:r w:rsidRPr="0037353C" w:rsidDel="00A26420">
          <w:rPr>
            <w:rFonts w:hint="eastAsia"/>
            <w:rPrChange w:id="718" w:author="luolinlin" w:date="2022-10-11T17:51:00Z">
              <w:rPr>
                <w:rFonts w:ascii="Helvetica" w:hAnsi="Helvetica" w:hint="eastAsi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此处需要老师收集学生租户</w:delText>
        </w:r>
        <w:r w:rsidRPr="0037353C" w:rsidDel="00A26420">
          <w:rPr>
            <w:rPrChange w:id="719" w:author="luolinlin" w:date="2022-10-11T17:51:00Z">
              <w:rPr>
                <w:rFonts w:ascii="Helvetica" w:hAnsi="Helvetic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ID</w:delText>
        </w:r>
        <w:r w:rsidRPr="0037353C" w:rsidDel="00A26420">
          <w:rPr>
            <w:rFonts w:hint="eastAsia"/>
            <w:rPrChange w:id="720" w:author="luolinlin" w:date="2022-10-11T17:51:00Z">
              <w:rPr>
                <w:rFonts w:ascii="Helvetica" w:hAnsi="Helvetica" w:hint="eastAsi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（账号</w:delText>
        </w:r>
        <w:r w:rsidRPr="0037353C" w:rsidDel="00A26420">
          <w:rPr>
            <w:rPrChange w:id="721" w:author="luolinlin" w:date="2022-10-11T17:51:00Z">
              <w:rPr>
                <w:rFonts w:ascii="Helvetica" w:hAnsi="Helvetic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ID</w:delText>
        </w:r>
        <w:r w:rsidRPr="0037353C" w:rsidDel="00A26420">
          <w:rPr>
            <w:rFonts w:hint="eastAsia"/>
            <w:rPrChange w:id="722" w:author="luolinlin" w:date="2022-10-11T17:51:00Z">
              <w:rPr>
                <w:rFonts w:ascii="Helvetica" w:hAnsi="Helvetica" w:hint="eastAsi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）信息，</w:delText>
        </w:r>
        <w:r w:rsidR="00BE1C1D" w:rsidRPr="0037353C" w:rsidDel="00A26420">
          <w:rPr>
            <w:rFonts w:hint="eastAsia"/>
            <w:rPrChange w:id="723" w:author="luolinlin" w:date="2022-10-11T17:51:00Z">
              <w:rPr>
                <w:rFonts w:ascii="Helvetica" w:hAnsi="Helvetica" w:hint="eastAsi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学生查询自己华为云账号租户</w:delText>
        </w:r>
        <w:r w:rsidR="00BE1C1D" w:rsidRPr="0037353C" w:rsidDel="00A26420">
          <w:rPr>
            <w:rPrChange w:id="724" w:author="luolinlin" w:date="2022-10-11T17:51:00Z">
              <w:rPr>
                <w:rFonts w:ascii="Helvetica" w:hAnsi="Helvetic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ID</w:delText>
        </w:r>
        <w:r w:rsidR="00BE1C1D" w:rsidRPr="0037353C" w:rsidDel="00A26420">
          <w:rPr>
            <w:rFonts w:hint="eastAsia"/>
            <w:rPrChange w:id="725" w:author="luolinlin" w:date="2022-10-11T17:51:00Z">
              <w:rPr>
                <w:rFonts w:ascii="Helvetica" w:hAnsi="Helvetica" w:hint="eastAsi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的</w:delText>
        </w:r>
        <w:r w:rsidRPr="0037353C" w:rsidDel="00A26420">
          <w:rPr>
            <w:rFonts w:hint="eastAsia"/>
            <w:rPrChange w:id="726" w:author="luolinlin" w:date="2022-10-11T17:51:00Z">
              <w:rPr>
                <w:rFonts w:ascii="Helvetica" w:hAnsi="Helvetica" w:hint="eastAsi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方法请参考</w:delText>
        </w:r>
        <w:r w:rsidRPr="0037353C" w:rsidDel="00A26420">
          <w:rPr>
            <w:rPrChange w:id="727" w:author="luolinlin" w:date="2022-10-11T17:51:00Z">
              <w:rPr>
                <w:rFonts w:ascii="Helvetica" w:hAnsi="Helvetic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1.4.1</w:delText>
        </w:r>
        <w:r w:rsidRPr="0037353C" w:rsidDel="00A26420">
          <w:rPr>
            <w:rFonts w:hint="eastAsia"/>
            <w:rPrChange w:id="728" w:author="luolinlin" w:date="2022-10-11T17:51:00Z">
              <w:rPr>
                <w:rFonts w:ascii="Helvetica" w:hAnsi="Helvetica" w:hint="eastAsi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。</w:delText>
        </w:r>
      </w:del>
    </w:p>
    <w:p w14:paraId="06137670" w14:textId="71CE2F4D" w:rsidR="00C20B11" w:rsidRPr="00DB4BA9" w:rsidDel="00A26420" w:rsidRDefault="00C20B11">
      <w:pPr>
        <w:pStyle w:val="1e"/>
        <w:rPr>
          <w:del w:id="729" w:author="luolinlin" w:date="2022-10-11T14:31:00Z"/>
        </w:rPr>
      </w:pPr>
      <w:del w:id="730" w:author="luolinlin" w:date="2022-10-11T14:31:00Z">
        <w:r w:rsidRPr="0037353C" w:rsidDel="00A26420">
          <w:rPr>
            <w:rFonts w:hint="eastAsia"/>
            <w:rPrChange w:id="731" w:author="luolinlin" w:date="2022-10-11T17:51:00Z">
              <w:rPr>
                <w:rFonts w:ascii="Helvetica" w:hAnsi="Helvetica" w:hint="eastAsi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并且学生需要签署</w:delText>
        </w:r>
        <w:r w:rsidRPr="0037353C" w:rsidDel="00A26420">
          <w:rPr>
            <w:rFonts w:hint="eastAsia"/>
            <w:color w:val="FF0000"/>
            <w:rPrChange w:id="732" w:author="luolinlin" w:date="2022-10-11T17:51:00Z">
              <w:rPr>
                <w:rFonts w:ascii="Helvetica" w:hAnsi="Helvetica" w:hint="eastAsia"/>
                <w:b/>
                <w:color w:val="FF0000"/>
                <w:sz w:val="36"/>
                <w:szCs w:val="21"/>
                <w:shd w:val="clear" w:color="auto" w:fill="FFFFFF"/>
              </w:rPr>
            </w:rPrChange>
          </w:rPr>
          <w:delText>开发者协议</w:delText>
        </w:r>
        <w:r w:rsidRPr="0037353C" w:rsidDel="00A26420">
          <w:rPr>
            <w:rFonts w:hint="eastAsia"/>
            <w:rPrChange w:id="733" w:author="luolinlin" w:date="2022-10-11T17:51:00Z">
              <w:rPr>
                <w:rFonts w:ascii="Helvetica" w:hAnsi="Helvetica" w:hint="eastAsi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，签署方法请参考</w:delText>
        </w:r>
        <w:r w:rsidRPr="0037353C" w:rsidDel="00A26420">
          <w:rPr>
            <w:rPrChange w:id="734" w:author="luolinlin" w:date="2022-10-11T17:51:00Z">
              <w:rPr>
                <w:rFonts w:ascii="Helvetica" w:hAnsi="Helvetic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1.4.2</w:delText>
        </w:r>
        <w:r w:rsidRPr="0037353C" w:rsidDel="00A26420">
          <w:rPr>
            <w:rFonts w:hint="eastAsia"/>
            <w:rPrChange w:id="735" w:author="luolinlin" w:date="2022-10-11T17:51:00Z">
              <w:rPr>
                <w:rFonts w:ascii="Helvetica" w:hAnsi="Helvetica" w:hint="eastAsi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。</w:delText>
        </w:r>
      </w:del>
    </w:p>
    <w:p w14:paraId="5E86FE58" w14:textId="0D295C0F" w:rsidR="00303C88" w:rsidRPr="00AE47F1" w:rsidDel="00A26420" w:rsidRDefault="00136142">
      <w:pPr>
        <w:pStyle w:val="1e"/>
        <w:rPr>
          <w:del w:id="736" w:author="luolinlin" w:date="2022-10-11T14:32:00Z"/>
          <w:lang w:eastAsia="en-US"/>
        </w:rPr>
        <w:pPrChange w:id="737" w:author="luolinlin" w:date="2022-10-12T14:07:00Z">
          <w:pPr>
            <w:pStyle w:val="3"/>
          </w:pPr>
        </w:pPrChange>
      </w:pPr>
      <w:del w:id="738" w:author="luolinlin" w:date="2022-10-11T14:32:00Z">
        <w:r w:rsidRPr="00AE47F1" w:rsidDel="00A26420">
          <w:rPr>
            <w:rFonts w:hint="eastAsia"/>
            <w:lang w:eastAsia="en-US"/>
          </w:rPr>
          <w:delText>发放代金券</w:delText>
        </w:r>
      </w:del>
    </w:p>
    <w:p w14:paraId="3462E469" w14:textId="659EA256" w:rsidR="00136142" w:rsidRPr="00610F22" w:rsidDel="00A26420" w:rsidRDefault="00136142">
      <w:pPr>
        <w:pStyle w:val="1e"/>
        <w:rPr>
          <w:del w:id="739" w:author="luolinlin" w:date="2022-10-11T14:32:00Z"/>
        </w:rPr>
        <w:pPrChange w:id="740" w:author="luolinlin" w:date="2022-10-12T14:07:00Z">
          <w:pPr>
            <w:pStyle w:val="30"/>
          </w:pPr>
        </w:pPrChange>
      </w:pPr>
      <w:del w:id="741" w:author="luolinlin" w:date="2022-10-11T14:32:00Z">
        <w:r w:rsidRPr="00610F22" w:rsidDel="00A26420">
          <w:rPr>
            <w:rFonts w:hint="eastAsia"/>
          </w:rPr>
          <w:delText>确认申请代金券</w:delText>
        </w:r>
        <w:r w:rsidR="00A31612" w:rsidRPr="00610F22" w:rsidDel="00A26420">
          <w:rPr>
            <w:rFonts w:hint="eastAsia"/>
          </w:rPr>
          <w:delText>额度</w:delText>
        </w:r>
        <w:r w:rsidRPr="00610F22" w:rsidDel="00A26420">
          <w:rPr>
            <w:rFonts w:hint="eastAsia"/>
          </w:rPr>
          <w:delText>是否已经</w:delText>
        </w:r>
        <w:r w:rsidR="00A31612" w:rsidRPr="00610F22" w:rsidDel="00A26420">
          <w:rPr>
            <w:rFonts w:hint="eastAsia"/>
          </w:rPr>
          <w:delText>下发</w:delText>
        </w:r>
      </w:del>
    </w:p>
    <w:p w14:paraId="76F1BED2" w14:textId="42A24FBC" w:rsidR="00136142" w:rsidRPr="00DB4BA9" w:rsidDel="00A26420" w:rsidRDefault="00356A9C">
      <w:pPr>
        <w:pStyle w:val="1e"/>
        <w:rPr>
          <w:del w:id="742" w:author="luolinlin" w:date="2022-10-11T14:32:00Z"/>
          <w:lang w:eastAsia="en-US"/>
        </w:rPr>
      </w:pPr>
      <w:del w:id="743" w:author="luolinlin" w:date="2022-10-11T14:32:00Z">
        <w:r w:rsidRPr="0037353C" w:rsidDel="00A26420">
          <w:rPr>
            <w:color w:val="auto"/>
            <w:rPrChange w:id="744" w:author="luolinlin" w:date="2022-10-11T17:51:00Z">
              <w:rPr>
                <w:rFonts w:ascii="微软雅黑" w:hAnsi="微软雅黑"/>
                <w:color w:val="000000"/>
              </w:rPr>
            </w:rPrChange>
          </w:rPr>
          <w:fldChar w:fldCharType="begin"/>
        </w:r>
        <w:r w:rsidRPr="0037353C" w:rsidDel="00A26420">
          <w:rPr>
            <w:rPrChange w:id="745" w:author="luolinlin" w:date="2022-10-11T17:51:00Z">
              <w:rPr>
                <w:rFonts w:ascii="Helvetica" w:hAnsi="Helvetic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InstrText xml:space="preserve"> HYPERLINK "https://developer.huaweicloud.com/console/incentive/my-quota" </w:delInstrText>
        </w:r>
        <w:r w:rsidRPr="0037353C" w:rsidDel="00A26420">
          <w:rPr>
            <w:color w:val="auto"/>
            <w:rPrChange w:id="746" w:author="luolinlin" w:date="2022-10-11T17:51:00Z">
              <w:rPr>
                <w:rStyle w:val="af"/>
                <w:rFonts w:ascii="Helvetica" w:hAnsi="Helvetica"/>
                <w:b/>
                <w:sz w:val="36"/>
                <w:szCs w:val="21"/>
                <w:shd w:val="clear" w:color="auto" w:fill="FFFFFF"/>
                <w:lang w:eastAsia="en-US"/>
              </w:rPr>
            </w:rPrChange>
          </w:rPr>
          <w:fldChar w:fldCharType="separate"/>
        </w:r>
        <w:r w:rsidR="00136142" w:rsidRPr="0037353C" w:rsidDel="00A26420">
          <w:rPr>
            <w:rStyle w:val="af"/>
            <w:b/>
            <w:sz w:val="36"/>
            <w:lang w:eastAsia="en-US"/>
            <w:rPrChange w:id="747" w:author="luolinlin" w:date="2022-10-11T17:51:00Z">
              <w:rPr>
                <w:rStyle w:val="af"/>
                <w:rFonts w:ascii="Helvetica" w:hAnsi="Helvetica"/>
                <w:b/>
                <w:sz w:val="36"/>
                <w:szCs w:val="21"/>
                <w:shd w:val="clear" w:color="auto" w:fill="FFFFFF"/>
                <w:lang w:eastAsia="en-US"/>
              </w:rPr>
            </w:rPrChange>
          </w:rPr>
          <w:delText>https://developer.huaweicloud.com/console/incentive/my-quota</w:delText>
        </w:r>
        <w:r w:rsidRPr="0037353C" w:rsidDel="00A26420">
          <w:rPr>
            <w:rStyle w:val="af"/>
            <w:b/>
            <w:sz w:val="36"/>
            <w:lang w:eastAsia="en-US"/>
            <w:rPrChange w:id="748" w:author="luolinlin" w:date="2022-10-11T17:51:00Z">
              <w:rPr>
                <w:rStyle w:val="af"/>
                <w:rFonts w:ascii="Helvetica" w:hAnsi="Helvetica"/>
                <w:b/>
                <w:sz w:val="36"/>
                <w:szCs w:val="21"/>
                <w:shd w:val="clear" w:color="auto" w:fill="FFFFFF"/>
                <w:lang w:eastAsia="en-US"/>
              </w:rPr>
            </w:rPrChange>
          </w:rPr>
          <w:fldChar w:fldCharType="end"/>
        </w:r>
      </w:del>
    </w:p>
    <w:p w14:paraId="2FDE517B" w14:textId="66855281" w:rsidR="00136142" w:rsidRPr="00AE47F1" w:rsidRDefault="00136142">
      <w:pPr>
        <w:pStyle w:val="1e"/>
        <w:rPr>
          <w:lang w:eastAsia="en-US"/>
        </w:rPr>
      </w:pPr>
      <w:del w:id="749" w:author="luolinlin" w:date="2022-10-10T16:13:00Z">
        <w:r w:rsidRPr="00AE47F1" w:rsidDel="003A4912">
          <w:rPr>
            <w:noProof/>
          </w:rPr>
          <w:drawing>
            <wp:inline distT="0" distB="0" distL="0" distR="0" wp14:anchorId="6B66062C" wp14:editId="3AC5F745">
              <wp:extent cx="5400000" cy="1140863"/>
              <wp:effectExtent l="19050" t="19050" r="10795" b="21590"/>
              <wp:docPr id="35911" name="图片 35911" descr="C:\Users\JWX1031100\AppData\Roaming\eSpace_Desktop\UserData\jwx1031100\imagefiles\originalImgfiles\62BF33BE-EC96-4AFA-87C9-591FCEF6963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62BF33BE-EC96-4AFA-87C9-591FCEF69638" descr="C:\Users\JWX1031100\AppData\Roaming\eSpace_Desktop\UserData\jwx1031100\imagefiles\originalImgfiles\62BF33BE-EC96-4AFA-87C9-591FCEF69638.png"/>
                      <pic:cNvPicPr>
                        <a:picLocks noChangeAspect="1" noChangeArrowheads="1"/>
                      </pic:cNvPicPr>
                    </pic:nvPicPr>
                    <pic:blipFill>
                      <a:blip r:embed="rId3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00" cy="1140863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6E620F4A" w14:textId="22D82960" w:rsidR="00136142" w:rsidRPr="0037353C" w:rsidRDefault="00136142">
      <w:pPr>
        <w:pStyle w:val="1e"/>
      </w:pPr>
      <w:r w:rsidRPr="0037353C">
        <w:rPr>
          <w:rFonts w:hint="eastAsia"/>
        </w:rPr>
        <w:t>本次测试申请额度为</w:t>
      </w:r>
      <w:del w:id="750" w:author="luolinlin" w:date="2022-10-10T16:15:00Z">
        <w:r w:rsidRPr="0037353C" w:rsidDel="00D60DD3">
          <w:delText>500</w:delText>
        </w:r>
      </w:del>
      <w:ins w:id="751" w:author="luolinlin" w:date="2022-10-10T16:15:00Z">
        <w:r w:rsidR="00D60DD3" w:rsidRPr="0037353C">
          <w:t>11000</w:t>
        </w:r>
      </w:ins>
      <w:r w:rsidRPr="0037353C">
        <w:rPr>
          <w:rFonts w:hint="eastAsia"/>
        </w:rPr>
        <w:t>，此处</w:t>
      </w:r>
      <w:proofErr w:type="gramStart"/>
      <w:r w:rsidRPr="0037353C">
        <w:t>”</w:t>
      </w:r>
      <w:proofErr w:type="gramEnd"/>
      <w:r w:rsidRPr="0037353C">
        <w:rPr>
          <w:rFonts w:hint="eastAsia"/>
        </w:rPr>
        <w:t>额度</w:t>
      </w:r>
      <w:r w:rsidRPr="0037353C">
        <w:t>“</w:t>
      </w:r>
      <w:r w:rsidRPr="0037353C">
        <w:rPr>
          <w:rFonts w:hint="eastAsia"/>
        </w:rPr>
        <w:t>显示已有</w:t>
      </w:r>
      <w:del w:id="752" w:author="luolinlin" w:date="2022-10-10T16:16:00Z">
        <w:r w:rsidRPr="0037353C" w:rsidDel="00D60DD3">
          <w:delText>500</w:delText>
        </w:r>
      </w:del>
      <w:ins w:id="753" w:author="luolinlin" w:date="2022-10-10T16:16:00Z">
        <w:r w:rsidR="00D60DD3" w:rsidRPr="0037353C">
          <w:t>11000</w:t>
        </w:r>
      </w:ins>
      <w:r w:rsidRPr="0037353C">
        <w:rPr>
          <w:rFonts w:hint="eastAsia"/>
        </w:rPr>
        <w:t>。</w:t>
      </w:r>
    </w:p>
    <w:p w14:paraId="20BBDC87" w14:textId="5FCCE785" w:rsidR="00136142" w:rsidRPr="00AE47F1" w:rsidRDefault="00136142">
      <w:pPr>
        <w:pStyle w:val="1e"/>
      </w:pPr>
      <w:r w:rsidRPr="0037353C">
        <w:rPr>
          <w:rFonts w:hint="eastAsia"/>
        </w:rPr>
        <w:t>确认无误，点击</w:t>
      </w:r>
      <w:proofErr w:type="gramStart"/>
      <w:r w:rsidRPr="0037353C">
        <w:t>”</w:t>
      </w:r>
      <w:proofErr w:type="gramEnd"/>
      <w:r w:rsidRPr="0037353C">
        <w:rPr>
          <w:rFonts w:hint="eastAsia"/>
        </w:rPr>
        <w:t>发</w:t>
      </w:r>
      <w:del w:id="754" w:author="luolinlin" w:date="2022-10-12T11:28:00Z">
        <w:r w:rsidRPr="0037353C" w:rsidDel="00BF0824">
          <w:rPr>
            <w:rFonts w:hint="eastAsia"/>
          </w:rPr>
          <w:delText>券</w:delText>
        </w:r>
      </w:del>
      <w:ins w:id="755" w:author="luolinlin" w:date="2022-10-12T11:28:00Z">
        <w:r w:rsidR="00BF0824">
          <w:rPr>
            <w:rFonts w:hint="eastAsia"/>
          </w:rPr>
          <w:t>放</w:t>
        </w:r>
      </w:ins>
      <w:r w:rsidRPr="00DB4BA9">
        <w:t>“</w:t>
      </w:r>
      <w:r w:rsidRPr="00AE47F1">
        <w:rPr>
          <w:rFonts w:hint="eastAsia"/>
        </w:rPr>
        <w:t>进入发券操作。</w:t>
      </w:r>
    </w:p>
    <w:p w14:paraId="4686E5CF" w14:textId="6D914B99" w:rsidR="00136142" w:rsidRPr="0037353C" w:rsidRDefault="009C7F62" w:rsidP="00136142">
      <w:pPr>
        <w:pStyle w:val="30"/>
        <w:rPr>
          <w:ins w:id="756" w:author="luolinlin" w:date="2022-10-11T15:23:00Z"/>
          <w:rFonts w:ascii="微软雅黑" w:eastAsia="微软雅黑" w:hAnsi="微软雅黑"/>
          <w:rPrChange w:id="757" w:author="luolinlin" w:date="2022-10-11T17:51:00Z">
            <w:rPr>
              <w:ins w:id="758" w:author="luolinlin" w:date="2022-10-11T15:23:00Z"/>
            </w:rPr>
          </w:rPrChange>
        </w:rPr>
      </w:pPr>
      <w:r w:rsidRPr="0037353C">
        <w:rPr>
          <w:rFonts w:ascii="微软雅黑" w:eastAsia="微软雅黑" w:hAnsi="微软雅黑" w:hint="eastAsia"/>
          <w:rPrChange w:id="759" w:author="luolinlin" w:date="2022-10-11T17:51:00Z">
            <w:rPr>
              <w:rFonts w:hint="eastAsia"/>
            </w:rPr>
          </w:rPrChange>
        </w:rPr>
        <w:t>导入账号</w:t>
      </w:r>
    </w:p>
    <w:p w14:paraId="7A0E0E0F" w14:textId="6162F595" w:rsidR="003D4580" w:rsidRPr="0037353C" w:rsidDel="00BF0824" w:rsidRDefault="00BF0824">
      <w:pPr>
        <w:pStyle w:val="30"/>
        <w:numPr>
          <w:ilvl w:val="0"/>
          <w:numId w:val="0"/>
        </w:numPr>
        <w:ind w:left="1134"/>
        <w:rPr>
          <w:del w:id="760" w:author="luolinlin" w:date="2022-10-12T11:28:00Z"/>
          <w:rFonts w:ascii="微软雅黑" w:eastAsia="微软雅黑" w:hAnsi="微软雅黑"/>
          <w:rPrChange w:id="761" w:author="luolinlin" w:date="2022-10-11T17:51:00Z">
            <w:rPr>
              <w:del w:id="762" w:author="luolinlin" w:date="2022-10-12T11:28:00Z"/>
            </w:rPr>
          </w:rPrChange>
        </w:rPr>
        <w:pPrChange w:id="763" w:author="luolinlin" w:date="2022-10-11T15:23:00Z">
          <w:pPr>
            <w:pStyle w:val="30"/>
          </w:pPr>
        </w:pPrChange>
      </w:pPr>
      <w:ins w:id="764" w:author="luolinlin" w:date="2022-10-12T11:28:00Z">
        <w:r>
          <w:rPr>
            <w:rFonts w:ascii="微软雅黑" w:eastAsia="微软雅黑" w:hAnsi="微软雅黑" w:hint="eastAsia"/>
          </w:rPr>
          <w:t>方法</w:t>
        </w:r>
      </w:ins>
      <w:ins w:id="765" w:author="luolinlin" w:date="2022-10-11T15:23:00Z">
        <w:r w:rsidR="003D4580" w:rsidRPr="0037353C">
          <w:rPr>
            <w:rFonts w:ascii="微软雅黑" w:eastAsia="微软雅黑" w:hAnsi="微软雅黑" w:hint="eastAsia"/>
            <w:rPrChange w:id="766" w:author="luolinlin" w:date="2022-10-11T17:51:00Z">
              <w:rPr>
                <w:rFonts w:hint="eastAsia"/>
              </w:rPr>
            </w:rPrChange>
          </w:rPr>
          <w:t>一、批量发放</w:t>
        </w:r>
      </w:ins>
    </w:p>
    <w:p w14:paraId="67D82A70" w14:textId="6107FBBC" w:rsidR="00136142" w:rsidRDefault="00A942E8">
      <w:pPr>
        <w:pStyle w:val="30"/>
        <w:numPr>
          <w:ilvl w:val="0"/>
          <w:numId w:val="0"/>
        </w:numPr>
        <w:ind w:left="1134"/>
        <w:rPr>
          <w:ins w:id="767" w:author="luolinlin" w:date="2022-10-12T11:01:00Z"/>
        </w:rPr>
        <w:pPrChange w:id="768" w:author="luolinlin" w:date="2022-10-12T11:28:00Z">
          <w:pPr>
            <w:pStyle w:val="1e"/>
          </w:pPr>
        </w:pPrChange>
      </w:pPr>
      <w:del w:id="769" w:author="luolinlin" w:date="2022-10-10T16:18:00Z">
        <w:r w:rsidRPr="00DB4BA9" w:rsidDel="00D60DD3">
          <w:rPr>
            <w:noProof/>
          </w:rPr>
          <w:drawing>
            <wp:inline distT="0" distB="0" distL="0" distR="0" wp14:anchorId="1324AEA8" wp14:editId="0496C1D3">
              <wp:extent cx="5399405" cy="2431774"/>
              <wp:effectExtent l="19050" t="19050" r="10795" b="26035"/>
              <wp:docPr id="35912" name="图片 35912" descr="C:\Users\JWX1031100\AppData\Roaming\eSpace_Desktop\UserData\jwx1031100\imagefiles\originalImgfiles\C5955A7D-6322-463B-81BA-7D9BB457C85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5955A7D-6322-463B-81BA-7D9BB457C851" descr="C:\Users\JWX1031100\AppData\Roaming\eSpace_Desktop\UserData\jwx1031100\imagefiles\originalImgfiles\C5955A7D-6322-463B-81BA-7D9BB457C851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26224"/>
                      <a:stretch/>
                    </pic:blipFill>
                    <pic:spPr bwMode="auto">
                      <a:xfrm>
                        <a:off x="0" y="0"/>
                        <a:ext cx="5400000" cy="2432042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" lastClr="FFFFFF">
                            <a:lumMod val="85000"/>
                          </a:sysClr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52969058" w14:textId="06560E79" w:rsidR="00D44605" w:rsidRPr="00DB4BA9" w:rsidRDefault="00D44605" w:rsidP="00DB4BA9">
      <w:pPr>
        <w:pStyle w:val="1e"/>
      </w:pPr>
      <w:ins w:id="770" w:author="luolinlin" w:date="2022-10-12T11:01:00Z">
        <w:r>
          <w:rPr>
            <w:noProof/>
          </w:rPr>
          <w:drawing>
            <wp:inline distT="0" distB="0" distL="0" distR="0" wp14:anchorId="2E75F699" wp14:editId="733C1B17">
              <wp:extent cx="3855720" cy="2025287"/>
              <wp:effectExtent l="0" t="0" r="0" b="0"/>
              <wp:docPr id="21" name="图片 21" descr="C:\Users\l84244771\AppData\Roaming\eSpace_Desktop\UserData\l84244771\imagefiles\EC078F27-4A1E-4828-98A6-D8D0F8668E6F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EC078F27-4A1E-4828-98A6-D8D0F8668E6F" descr="C:\Users\l84244771\AppData\Roaming\eSpace_Desktop\UserData\l84244771\imagefiles\EC078F27-4A1E-4828-98A6-D8D0F8668E6F.png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08275" cy="20528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212C65A" w14:textId="2AC30317" w:rsidR="009C7F62" w:rsidRPr="00AE47F1" w:rsidRDefault="009C7F62" w:rsidP="00AE47F1">
      <w:pPr>
        <w:pStyle w:val="1e"/>
      </w:pPr>
      <w:r w:rsidRPr="00AE47F1">
        <w:rPr>
          <w:rFonts w:hint="eastAsia"/>
        </w:rPr>
        <w:lastRenderedPageBreak/>
        <w:t>下载</w:t>
      </w:r>
      <w:ins w:id="771" w:author="luolinlin" w:date="2022-10-12T11:30:00Z">
        <w:r w:rsidR="006419FA">
          <w:rPr>
            <w:rFonts w:hint="eastAsia"/>
          </w:rPr>
          <w:t>“导入</w:t>
        </w:r>
      </w:ins>
      <w:r w:rsidRPr="00DB4BA9">
        <w:rPr>
          <w:rFonts w:hint="eastAsia"/>
        </w:rPr>
        <w:t>模板</w:t>
      </w:r>
      <w:ins w:id="772" w:author="luolinlin" w:date="2022-10-12T11:31:00Z">
        <w:r w:rsidR="0053197B">
          <w:rPr>
            <w:rFonts w:hint="eastAsia"/>
          </w:rPr>
          <w:t>”</w:t>
        </w:r>
      </w:ins>
      <w:r w:rsidRPr="00DB4BA9">
        <w:rPr>
          <w:rFonts w:hint="eastAsia"/>
        </w:rPr>
        <w:t>并填写模板内容</w:t>
      </w:r>
      <w:r w:rsidR="00D33572" w:rsidRPr="00AE47F1">
        <w:rPr>
          <w:rFonts w:hint="eastAsia"/>
        </w:rPr>
        <w:t>。</w:t>
      </w:r>
    </w:p>
    <w:p w14:paraId="0D8029B4" w14:textId="77777777" w:rsidR="00D60DD3" w:rsidRPr="0037353C" w:rsidRDefault="00D60DD3" w:rsidP="00AE47F1">
      <w:pPr>
        <w:pStyle w:val="1e"/>
        <w:rPr>
          <w:ins w:id="773" w:author="luolinlin" w:date="2022-10-10T16:20:00Z"/>
        </w:rPr>
      </w:pPr>
      <w:ins w:id="774" w:author="luolinlin" w:date="2022-10-10T16:20:00Z">
        <w:r w:rsidRPr="0037353C">
          <w:rPr>
            <w:rFonts w:hint="eastAsia"/>
          </w:rPr>
          <w:t>发放人员姓名下方，直接填入真实姓名</w:t>
        </w:r>
      </w:ins>
    </w:p>
    <w:p w14:paraId="6624D143" w14:textId="61D589AE" w:rsidR="009C7F62" w:rsidRPr="0037353C" w:rsidRDefault="009C7F62">
      <w:pPr>
        <w:pStyle w:val="1e"/>
        <w:rPr>
          <w:ins w:id="775" w:author="luolinlin" w:date="2022-10-10T16:22:00Z"/>
        </w:rPr>
      </w:pPr>
      <w:r w:rsidRPr="0037353C">
        <w:rPr>
          <w:rFonts w:hint="eastAsia"/>
        </w:rPr>
        <w:t>华为账号</w:t>
      </w:r>
      <w:r w:rsidRPr="0037353C">
        <w:t>ID</w:t>
      </w:r>
      <w:r w:rsidRPr="0037353C">
        <w:rPr>
          <w:rFonts w:hint="eastAsia"/>
        </w:rPr>
        <w:t>下方，直接填入</w:t>
      </w:r>
      <w:ins w:id="776" w:author="luolinlin" w:date="2022-10-12T11:40:00Z">
        <w:r w:rsidR="0057494C">
          <w:rPr>
            <w:rFonts w:hint="eastAsia"/>
          </w:rPr>
          <w:t>华为云</w:t>
        </w:r>
        <w:r w:rsidR="0057494C" w:rsidRPr="00014336">
          <w:rPr>
            <w:rFonts w:hint="eastAsia"/>
          </w:rPr>
          <w:t>账号</w:t>
        </w:r>
        <w:r w:rsidR="0057494C" w:rsidRPr="00014336">
          <w:t>ID</w:t>
        </w:r>
      </w:ins>
      <w:del w:id="777" w:author="luolinlin" w:date="2022-10-12T11:40:00Z">
        <w:r w:rsidRPr="00DB4BA9" w:rsidDel="0057494C">
          <w:rPr>
            <w:rFonts w:hint="eastAsia"/>
          </w:rPr>
          <w:delText>租户</w:delText>
        </w:r>
        <w:r w:rsidRPr="00AE47F1" w:rsidDel="0057494C">
          <w:delText>ID</w:delText>
        </w:r>
        <w:r w:rsidRPr="00AE47F1" w:rsidDel="0057494C">
          <w:rPr>
            <w:rFonts w:hint="eastAsia"/>
          </w:rPr>
          <w:delText>（</w:delText>
        </w:r>
      </w:del>
      <w:ins w:id="778" w:author="jiayuntao" w:date="2022-08-22T14:29:00Z">
        <w:del w:id="779" w:author="luolinlin" w:date="2022-10-12T11:40:00Z">
          <w:r w:rsidR="00754311" w:rsidRPr="0037353C" w:rsidDel="0057494C">
            <w:rPr>
              <w:rFonts w:hint="eastAsia"/>
            </w:rPr>
            <w:delText>即</w:delText>
          </w:r>
        </w:del>
      </w:ins>
      <w:del w:id="780" w:author="luolinlin" w:date="2022-10-12T11:40:00Z">
        <w:r w:rsidRPr="0037353C" w:rsidDel="0057494C">
          <w:rPr>
            <w:rFonts w:hint="eastAsia"/>
          </w:rPr>
          <w:delText>也为账号</w:delText>
        </w:r>
        <w:r w:rsidRPr="0037353C" w:rsidDel="0057494C">
          <w:delText>ID</w:delText>
        </w:r>
        <w:r w:rsidRPr="0037353C" w:rsidDel="0057494C">
          <w:rPr>
            <w:rFonts w:hint="eastAsia"/>
          </w:rPr>
          <w:delText>）</w:delText>
        </w:r>
      </w:del>
    </w:p>
    <w:p w14:paraId="2D3829F9" w14:textId="5FBE16EF" w:rsidR="00D60DD3" w:rsidRPr="0037353C" w:rsidRDefault="00D60DD3">
      <w:pPr>
        <w:pStyle w:val="1e"/>
      </w:pPr>
      <w:ins w:id="781" w:author="luolinlin" w:date="2022-10-10T16:20:00Z">
        <w:r w:rsidRPr="0037353C">
          <w:rPr>
            <w:rFonts w:hint="eastAsia"/>
          </w:rPr>
          <w:t>发放代金券</w:t>
        </w:r>
      </w:ins>
      <w:ins w:id="782" w:author="luolinlin" w:date="2022-10-10T16:21:00Z">
        <w:r w:rsidRPr="0037353C">
          <w:rPr>
            <w:rFonts w:hint="eastAsia"/>
          </w:rPr>
          <w:t>额度（元）下方，直接填入分配的代金券金额</w:t>
        </w:r>
      </w:ins>
    </w:p>
    <w:p w14:paraId="66162793" w14:textId="46CBCD89" w:rsidR="004D43A6" w:rsidRPr="0037353C" w:rsidRDefault="009C7F62">
      <w:pPr>
        <w:pStyle w:val="1e"/>
      </w:pPr>
      <w:del w:id="783" w:author="luolinlin" w:date="2022-10-10T16:20:00Z">
        <w:r w:rsidRPr="00610F22" w:rsidDel="00D60DD3">
          <w:rPr>
            <w:noProof/>
          </w:rPr>
          <w:drawing>
            <wp:inline distT="0" distB="0" distL="0" distR="0" wp14:anchorId="0909358C" wp14:editId="0BBDFC20">
              <wp:extent cx="5400000" cy="1956609"/>
              <wp:effectExtent l="19050" t="19050" r="10795" b="24765"/>
              <wp:docPr id="35913" name="图片 35913" descr="C:\Users\JWX1031100\AppData\Roaming\eSpace_Desktop\UserData\jwx1031100\imagefiles\7A12212D-60CF-4F87-A4A1-D2DCFA3BDEBC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7A12212D-60CF-4F87-A4A1-D2DCFA3BDEBC" descr="C:\Users\JWX1031100\AppData\Roaming\eSpace_Desktop\UserData\jwx1031100\imagefiles\7A12212D-60CF-4F87-A4A1-D2DCFA3BDEBC.png"/>
                      <pic:cNvPicPr>
                        <a:picLocks noChangeAspect="1" noChangeArrowheads="1"/>
                      </pic:cNvPicPr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00" cy="1956609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784" w:author="luolinlin" w:date="2022-10-10T16:20:00Z">
        <w:r w:rsidR="00D60DD3" w:rsidRPr="00610F22">
          <w:rPr>
            <w:noProof/>
          </w:rPr>
          <w:drawing>
            <wp:inline distT="0" distB="0" distL="0" distR="0" wp14:anchorId="158F9177" wp14:editId="5DB83536">
              <wp:extent cx="4362450" cy="983812"/>
              <wp:effectExtent l="0" t="0" r="0" b="6985"/>
              <wp:docPr id="11" name="图片 11" descr="C:\Users\l84244771\AppData\Roaming\eSpace_Desktop\UserData\l84244771\imagefiles\6ACE4FEF-DECC-4453-96B2-9A0F98D1632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6ACE4FEF-DECC-4453-96B2-9A0F98D16322" descr="C:\Users\l84244771\AppData\Roaming\eSpace_Desktop\UserData\l84244771\imagefiles\6ACE4FEF-DECC-4453-96B2-9A0F98D16322.png"/>
                      <pic:cNvPicPr>
                        <a:picLocks noChangeAspect="1" noChangeArrowheads="1"/>
                      </pic:cNvPicPr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30977" cy="10669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07FBF95" w14:textId="77777777" w:rsidR="0056532B" w:rsidRDefault="0092270F">
      <w:pPr>
        <w:pStyle w:val="1e"/>
        <w:rPr>
          <w:ins w:id="785" w:author="luolinlin" w:date="2022-10-13T17:56:00Z"/>
        </w:rPr>
      </w:pPr>
      <w:r w:rsidRPr="0037353C">
        <w:rPr>
          <w:rFonts w:hint="eastAsia"/>
        </w:rPr>
        <w:t>保存，导入即可</w:t>
      </w:r>
      <w:r w:rsidR="000F69D7" w:rsidRPr="0037353C">
        <w:rPr>
          <w:rFonts w:hint="eastAsia"/>
        </w:rPr>
        <w:t>（</w:t>
      </w:r>
      <w:r w:rsidRPr="0099714B">
        <w:rPr>
          <w:rFonts w:hint="eastAsia"/>
          <w:color w:val="FF0000"/>
          <w:rPrChange w:id="786" w:author="luolinlin" w:date="2022-10-13T17:11:00Z">
            <w:rPr>
              <w:rFonts w:hint="eastAsia"/>
            </w:rPr>
          </w:rPrChange>
        </w:rPr>
        <w:t>为避免导入</w:t>
      </w:r>
      <w:r w:rsidR="000955AC" w:rsidRPr="0099714B">
        <w:rPr>
          <w:rFonts w:hint="eastAsia"/>
          <w:color w:val="FF0000"/>
          <w:rPrChange w:id="787" w:author="luolinlin" w:date="2022-10-13T17:11:00Z">
            <w:rPr>
              <w:rFonts w:hint="eastAsia"/>
            </w:rPr>
          </w:rPrChange>
        </w:rPr>
        <w:t>失败</w:t>
      </w:r>
      <w:r w:rsidRPr="0099714B">
        <w:rPr>
          <w:rFonts w:hint="eastAsia"/>
          <w:color w:val="FF0000"/>
          <w:rPrChange w:id="788" w:author="luolinlin" w:date="2022-10-13T17:11:00Z">
            <w:rPr>
              <w:rFonts w:hint="eastAsia"/>
            </w:rPr>
          </w:rPrChange>
        </w:rPr>
        <w:t>，请每次导入账号数量小于</w:t>
      </w:r>
      <w:r w:rsidRPr="0099714B">
        <w:rPr>
          <w:color w:val="FF0000"/>
          <w:rPrChange w:id="789" w:author="luolinlin" w:date="2022-10-13T17:11:00Z">
            <w:rPr/>
          </w:rPrChange>
        </w:rPr>
        <w:t>&lt;=50</w:t>
      </w:r>
      <w:r w:rsidRPr="0099714B">
        <w:rPr>
          <w:rFonts w:hint="eastAsia"/>
          <w:color w:val="FF0000"/>
          <w:rPrChange w:id="790" w:author="luolinlin" w:date="2022-10-13T17:11:00Z">
            <w:rPr>
              <w:rFonts w:hint="eastAsia"/>
            </w:rPr>
          </w:rPrChange>
        </w:rPr>
        <w:t>人</w:t>
      </w:r>
      <w:r w:rsidR="000F69D7" w:rsidRPr="0037353C">
        <w:rPr>
          <w:rFonts w:hint="eastAsia"/>
        </w:rPr>
        <w:t>）</w:t>
      </w:r>
      <w:r w:rsidRPr="0037353C">
        <w:rPr>
          <w:rFonts w:hint="eastAsia"/>
        </w:rPr>
        <w:t>。</w:t>
      </w:r>
    </w:p>
    <w:p w14:paraId="3613AA3F" w14:textId="18689DF0" w:rsidR="00D60DD3" w:rsidRPr="0037353C" w:rsidRDefault="0056532B">
      <w:pPr>
        <w:pStyle w:val="1e"/>
        <w:rPr>
          <w:ins w:id="791" w:author="luolinlin" w:date="2022-10-11T15:23:00Z"/>
        </w:rPr>
      </w:pPr>
      <w:ins w:id="792" w:author="luolinlin" w:date="2022-10-13T17:55:00Z">
        <w:r>
          <w:rPr>
            <w:rFonts w:hint="eastAsia"/>
          </w:rPr>
          <w:t>如果人数较多，需要华为协助收集华为云账号I</w:t>
        </w:r>
        <w:r>
          <w:t>D</w:t>
        </w:r>
        <w:r>
          <w:rPr>
            <w:rFonts w:hint="eastAsia"/>
          </w:rPr>
          <w:t>，请</w:t>
        </w:r>
      </w:ins>
      <w:ins w:id="793" w:author="luolinlin" w:date="2022-10-13T17:56:00Z">
        <w:r>
          <w:rPr>
            <w:rFonts w:hint="eastAsia"/>
          </w:rPr>
          <w:t>联系华为与您对接的</w:t>
        </w:r>
      </w:ins>
      <w:ins w:id="794" w:author="luolinlin" w:date="2022-10-13T17:55:00Z">
        <w:r>
          <w:rPr>
            <w:rFonts w:hint="eastAsia"/>
          </w:rPr>
          <w:t>布道师</w:t>
        </w:r>
      </w:ins>
      <w:ins w:id="795" w:author="luolinlin" w:date="2022-10-13T17:56:00Z">
        <w:r>
          <w:rPr>
            <w:rFonts w:hint="eastAsia"/>
          </w:rPr>
          <w:t>协助获取</w:t>
        </w:r>
      </w:ins>
      <w:ins w:id="796" w:author="luolinlin" w:date="2022-10-13T17:55:00Z">
        <w:r>
          <w:rPr>
            <w:rFonts w:hint="eastAsia"/>
          </w:rPr>
          <w:t>。</w:t>
        </w:r>
      </w:ins>
    </w:p>
    <w:p w14:paraId="3E0290EA" w14:textId="0D699B26" w:rsidR="003D4580" w:rsidRPr="00AE47F1" w:rsidRDefault="00BF0824">
      <w:pPr>
        <w:pStyle w:val="1e"/>
        <w:rPr>
          <w:ins w:id="797" w:author="luolinlin" w:date="2022-10-11T15:23:00Z"/>
        </w:rPr>
      </w:pPr>
      <w:ins w:id="798" w:author="luolinlin" w:date="2022-10-12T11:29:00Z">
        <w:r>
          <w:rPr>
            <w:rFonts w:hint="eastAsia"/>
          </w:rPr>
          <w:t>方法</w:t>
        </w:r>
      </w:ins>
      <w:ins w:id="799" w:author="luolinlin" w:date="2022-10-11T15:23:00Z">
        <w:r w:rsidR="003D4580" w:rsidRPr="00DB4BA9">
          <w:rPr>
            <w:rFonts w:hint="eastAsia"/>
          </w:rPr>
          <w:t>二、在线发放</w:t>
        </w:r>
      </w:ins>
      <w:ins w:id="800" w:author="luolinlin" w:date="2022-10-13T17:56:00Z">
        <w:r w:rsidR="0056532B">
          <w:rPr>
            <w:rFonts w:hint="eastAsia"/>
          </w:rPr>
          <w:t>（适合</w:t>
        </w:r>
      </w:ins>
      <w:ins w:id="801" w:author="luolinlin" w:date="2022-10-13T17:57:00Z">
        <w:r w:rsidR="0056532B">
          <w:rPr>
            <w:rFonts w:hint="eastAsia"/>
          </w:rPr>
          <w:t>小批量</w:t>
        </w:r>
      </w:ins>
      <w:ins w:id="802" w:author="luolinlin" w:date="2022-10-13T17:56:00Z">
        <w:r w:rsidR="0056532B">
          <w:rPr>
            <w:rFonts w:hint="eastAsia"/>
          </w:rPr>
          <w:t>分配</w:t>
        </w:r>
      </w:ins>
      <w:ins w:id="803" w:author="luolinlin" w:date="2022-10-13T17:57:00Z">
        <w:r w:rsidR="0056532B">
          <w:rPr>
            <w:rFonts w:hint="eastAsia"/>
          </w:rPr>
          <w:t>代金券</w:t>
        </w:r>
      </w:ins>
      <w:ins w:id="804" w:author="luolinlin" w:date="2022-10-13T17:56:00Z">
        <w:r w:rsidR="0056532B">
          <w:rPr>
            <w:rFonts w:hint="eastAsia"/>
          </w:rPr>
          <w:t>）</w:t>
        </w:r>
      </w:ins>
    </w:p>
    <w:p w14:paraId="68F89E7D" w14:textId="7ED10389" w:rsidR="003D4580" w:rsidRPr="0037353C" w:rsidRDefault="003D4580">
      <w:pPr>
        <w:pStyle w:val="1e"/>
        <w:rPr>
          <w:ins w:id="805" w:author="luolinlin" w:date="2022-10-11T15:24:00Z"/>
        </w:rPr>
      </w:pPr>
      <w:ins w:id="806" w:author="luolinlin" w:date="2022-10-11T15:26:00Z">
        <w:r w:rsidRPr="00AE47F1">
          <w:rPr>
            <w:noProof/>
          </w:rPr>
          <w:drawing>
            <wp:inline distT="0" distB="0" distL="0" distR="0" wp14:anchorId="54B772AA" wp14:editId="39E9F9C8">
              <wp:extent cx="3880964" cy="2535952"/>
              <wp:effectExtent l="0" t="0" r="5715" b="0"/>
              <wp:docPr id="22" name="图片 22" descr="C:\Users\l84244771\AppData\Roaming\eSpace_Desktop\UserData\l84244771\imagefiles\8058CB46-AE09-45C6-9779-2E98B34E3DCF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8058CB46-AE09-45C6-9779-2E98B34E3DCF" descr="C:\Users\l84244771\AppData\Roaming\eSpace_Desktop\UserData\l84244771\imagefiles\8058CB46-AE09-45C6-9779-2E98B34E3DCF.png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98018" cy="26124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5E2D59B" w14:textId="745C185A" w:rsidR="00683785" w:rsidRPr="00AE47F1" w:rsidRDefault="0053197B">
      <w:pPr>
        <w:pStyle w:val="1e"/>
        <w:ind w:leftChars="500" w:left="1630" w:hangingChars="300" w:hanging="630"/>
        <w:rPr>
          <w:ins w:id="807" w:author="luolinlin" w:date="2022-10-11T16:28:00Z"/>
        </w:rPr>
        <w:pPrChange w:id="808" w:author="luolinlin" w:date="2022-10-12T14:15:00Z">
          <w:pPr>
            <w:pStyle w:val="1e"/>
          </w:pPr>
        </w:pPrChange>
      </w:pPr>
      <w:ins w:id="809" w:author="luolinlin" w:date="2022-10-12T11:32:00Z">
        <w:r w:rsidRPr="0053197B">
          <w:rPr>
            <w:rFonts w:hint="eastAsia"/>
            <w:highlight w:val="yellow"/>
            <w:rPrChange w:id="810" w:author="luolinlin" w:date="2022-10-12T11:32:00Z">
              <w:rPr>
                <w:rFonts w:hint="eastAsia"/>
              </w:rPr>
            </w:rPrChange>
          </w:rPr>
          <w:t>注：</w:t>
        </w:r>
      </w:ins>
      <w:ins w:id="811" w:author="luolinlin" w:date="2022-10-11T16:29:00Z">
        <w:r w:rsidR="00683785" w:rsidRPr="00DB4BA9">
          <w:t>1</w:t>
        </w:r>
      </w:ins>
      <w:ins w:id="812" w:author="luolinlin" w:date="2022-10-12T11:32:00Z">
        <w:r>
          <w:rPr>
            <w:rFonts w:hint="eastAsia"/>
          </w:rPr>
          <w:t>.</w:t>
        </w:r>
        <w:r>
          <w:t xml:space="preserve"> </w:t>
        </w:r>
        <w:r>
          <w:rPr>
            <w:rFonts w:hint="eastAsia"/>
          </w:rPr>
          <w:t>额</w:t>
        </w:r>
      </w:ins>
      <w:ins w:id="813" w:author="luolinlin" w:date="2022-10-11T16:28:00Z">
        <w:r w:rsidR="00683785" w:rsidRPr="00DB4BA9">
          <w:rPr>
            <w:rFonts w:hint="eastAsia"/>
          </w:rPr>
          <w:t>度有效期是</w:t>
        </w:r>
        <w:r w:rsidR="00683785" w:rsidRPr="00AE47F1">
          <w:t>6</w:t>
        </w:r>
        <w:r w:rsidR="00683785" w:rsidRPr="00AE47F1">
          <w:rPr>
            <w:rFonts w:hint="eastAsia"/>
          </w:rPr>
          <w:t>个月，但无法跨年使用。</w:t>
        </w:r>
      </w:ins>
      <w:ins w:id="814" w:author="luolinlin" w:date="2022-10-12T11:32:00Z">
        <w:r>
          <w:rPr>
            <w:rFonts w:hint="eastAsia"/>
          </w:rPr>
          <w:t>本年度</w:t>
        </w:r>
      </w:ins>
      <w:ins w:id="815" w:author="luolinlin" w:date="2022-10-11T16:28:00Z">
        <w:r w:rsidR="00683785" w:rsidRPr="00DB4BA9">
          <w:t>12</w:t>
        </w:r>
      </w:ins>
      <w:ins w:id="816" w:author="luolinlin" w:date="2022-10-12T11:32:00Z">
        <w:r>
          <w:rPr>
            <w:rFonts w:hint="eastAsia"/>
          </w:rPr>
          <w:t>月</w:t>
        </w:r>
      </w:ins>
      <w:ins w:id="817" w:author="luolinlin" w:date="2022-10-11T16:28:00Z">
        <w:r w:rsidR="00683785" w:rsidRPr="00DB4BA9">
          <w:t>31</w:t>
        </w:r>
      </w:ins>
      <w:ins w:id="818" w:author="luolinlin" w:date="2022-10-12T11:33:00Z">
        <w:r>
          <w:rPr>
            <w:rFonts w:hint="eastAsia"/>
          </w:rPr>
          <w:t>日及之前，</w:t>
        </w:r>
      </w:ins>
      <w:ins w:id="819" w:author="luolinlin" w:date="2022-10-11T16:28:00Z">
        <w:r w:rsidR="00683785" w:rsidRPr="00DB4BA9">
          <w:rPr>
            <w:rFonts w:hint="eastAsia"/>
          </w:rPr>
          <w:t>需分配成代金</w:t>
        </w:r>
      </w:ins>
      <w:ins w:id="820" w:author="luolinlin" w:date="2022-10-12T14:15:00Z">
        <w:r w:rsidR="00A727A5">
          <w:rPr>
            <w:rFonts w:hint="eastAsia"/>
          </w:rPr>
          <w:t xml:space="preserve"> </w:t>
        </w:r>
      </w:ins>
      <w:proofErr w:type="gramStart"/>
      <w:ins w:id="821" w:author="luolinlin" w:date="2022-10-11T16:28:00Z">
        <w:r w:rsidR="00683785" w:rsidRPr="00DB4BA9">
          <w:rPr>
            <w:rFonts w:hint="eastAsia"/>
          </w:rPr>
          <w:t>券</w:t>
        </w:r>
        <w:proofErr w:type="gramEnd"/>
        <w:r w:rsidR="00683785" w:rsidRPr="00DB4BA9">
          <w:rPr>
            <w:rFonts w:hint="eastAsia"/>
          </w:rPr>
          <w:t>，否则失效。</w:t>
        </w:r>
      </w:ins>
    </w:p>
    <w:p w14:paraId="49F662B2" w14:textId="3F7022A0" w:rsidR="003D4580" w:rsidRPr="0037353C" w:rsidRDefault="00683785">
      <w:pPr>
        <w:pStyle w:val="1e"/>
        <w:ind w:firstLineChars="200" w:firstLine="420"/>
        <w:rPr>
          <w:ins w:id="822" w:author="luolinlin" w:date="2022-10-11T16:29:00Z"/>
        </w:rPr>
        <w:pPrChange w:id="823" w:author="luolinlin" w:date="2022-10-12T14:15:00Z">
          <w:pPr>
            <w:pStyle w:val="1e"/>
          </w:pPr>
        </w:pPrChange>
      </w:pPr>
      <w:ins w:id="824" w:author="luolinlin" w:date="2022-10-11T16:29:00Z">
        <w:r w:rsidRPr="00AE47F1">
          <w:t>2</w:t>
        </w:r>
      </w:ins>
      <w:ins w:id="825" w:author="luolinlin" w:date="2022-10-12T11:32:00Z">
        <w:r w:rsidR="0053197B">
          <w:rPr>
            <w:rFonts w:hint="eastAsia"/>
          </w:rPr>
          <w:t>.</w:t>
        </w:r>
        <w:r w:rsidR="0053197B">
          <w:t xml:space="preserve"> </w:t>
        </w:r>
      </w:ins>
      <w:ins w:id="826" w:author="luolinlin" w:date="2022-10-11T16:29:00Z">
        <w:r w:rsidRPr="00DB4BA9">
          <w:rPr>
            <w:rFonts w:hint="eastAsia"/>
          </w:rPr>
          <w:t>代金券有效期</w:t>
        </w:r>
        <w:r w:rsidRPr="00AE47F1">
          <w:t>3</w:t>
        </w:r>
        <w:r w:rsidRPr="00AE47F1">
          <w:rPr>
            <w:rFonts w:hint="eastAsia"/>
          </w:rPr>
          <w:t>个月，可跨年使用。</w:t>
        </w:r>
      </w:ins>
    </w:p>
    <w:p w14:paraId="5FD6DC7D" w14:textId="341FC947" w:rsidR="00683785" w:rsidRPr="00AE47F1" w:rsidRDefault="00683785">
      <w:pPr>
        <w:pStyle w:val="1e"/>
        <w:ind w:firstLineChars="200" w:firstLine="420"/>
        <w:pPrChange w:id="827" w:author="luolinlin" w:date="2022-10-12T14:15:00Z">
          <w:pPr>
            <w:pStyle w:val="1e"/>
          </w:pPr>
        </w:pPrChange>
      </w:pPr>
      <w:ins w:id="828" w:author="luolinlin" w:date="2022-10-11T16:29:00Z">
        <w:r w:rsidRPr="0037353C">
          <w:t>3</w:t>
        </w:r>
      </w:ins>
      <w:ins w:id="829" w:author="luolinlin" w:date="2022-10-12T11:32:00Z">
        <w:r w:rsidR="0053197B">
          <w:rPr>
            <w:rFonts w:hint="eastAsia"/>
          </w:rPr>
          <w:t>.</w:t>
        </w:r>
        <w:r w:rsidR="0053197B">
          <w:t xml:space="preserve"> </w:t>
        </w:r>
      </w:ins>
      <w:ins w:id="830" w:author="luolinlin" w:date="2022-10-11T16:29:00Z">
        <w:r w:rsidRPr="00DB4BA9">
          <w:rPr>
            <w:rFonts w:hint="eastAsia"/>
          </w:rPr>
          <w:t>额度剩余</w:t>
        </w:r>
      </w:ins>
      <w:ins w:id="831" w:author="luolinlin" w:date="2022-10-11T16:30:00Z">
        <w:r w:rsidRPr="00AE47F1">
          <w:rPr>
            <w:rFonts w:hint="eastAsia"/>
          </w:rPr>
          <w:t>无需使用，可释放，额度回归资源池。</w:t>
        </w:r>
      </w:ins>
    </w:p>
    <w:p w14:paraId="5A16995B" w14:textId="27766733" w:rsidR="00CA6A4D" w:rsidRPr="0037353C" w:rsidRDefault="0056532B" w:rsidP="00CA6A4D">
      <w:pPr>
        <w:pStyle w:val="30"/>
        <w:rPr>
          <w:rFonts w:ascii="微软雅黑" w:eastAsia="微软雅黑" w:hAnsi="微软雅黑"/>
          <w:rPrChange w:id="832" w:author="luolinlin" w:date="2022-10-11T17:51:00Z">
            <w:rPr/>
          </w:rPrChange>
        </w:rPr>
      </w:pPr>
      <w:ins w:id="833" w:author="luolinlin" w:date="2022-10-13T17:59:00Z">
        <w:r>
          <w:rPr>
            <w:rFonts w:ascii="微软雅黑" w:eastAsia="微软雅黑" w:hAnsi="微软雅黑" w:hint="eastAsia"/>
          </w:rPr>
          <w:t>确认</w:t>
        </w:r>
      </w:ins>
      <w:r w:rsidR="00CA6A4D" w:rsidRPr="0037353C">
        <w:rPr>
          <w:rFonts w:ascii="微软雅黑" w:eastAsia="微软雅黑" w:hAnsi="微软雅黑" w:hint="eastAsia"/>
          <w:rPrChange w:id="834" w:author="luolinlin" w:date="2022-10-11T17:51:00Z">
            <w:rPr>
              <w:rFonts w:hint="eastAsia"/>
            </w:rPr>
          </w:rPrChange>
        </w:rPr>
        <w:t>发券</w:t>
      </w:r>
      <w:ins w:id="835" w:author="luolinlin" w:date="2022-10-13T17:59:00Z">
        <w:r>
          <w:rPr>
            <w:rFonts w:ascii="微软雅黑" w:eastAsia="微软雅黑" w:hAnsi="微软雅黑" w:hint="eastAsia"/>
          </w:rPr>
          <w:t>结果</w:t>
        </w:r>
      </w:ins>
    </w:p>
    <w:p w14:paraId="26EEFB5A" w14:textId="46C0FA98" w:rsidR="00CA6A4D" w:rsidRPr="0037353C" w:rsidRDefault="0056532B" w:rsidP="00DB4BA9">
      <w:pPr>
        <w:pStyle w:val="1e"/>
        <w:rPr>
          <w:ins w:id="836" w:author="luolinlin" w:date="2022-10-11T15:19:00Z"/>
        </w:rPr>
      </w:pPr>
      <w:ins w:id="837" w:author="luolinlin" w:date="2022-10-13T17:58:00Z">
        <w:r>
          <w:rPr>
            <w:rFonts w:hint="eastAsia"/>
          </w:rPr>
          <w:t>显示已生效，则可</w:t>
        </w:r>
      </w:ins>
      <w:r w:rsidR="00CA6A4D" w:rsidRPr="00DB4BA9">
        <w:rPr>
          <w:rFonts w:hint="eastAsia"/>
        </w:rPr>
        <w:t>确认</w:t>
      </w:r>
      <w:del w:id="838" w:author="luolinlin" w:date="2022-10-13T17:58:00Z">
        <w:r w:rsidR="00CA6A4D" w:rsidRPr="00DB4BA9" w:rsidDel="0056532B">
          <w:rPr>
            <w:rFonts w:hint="eastAsia"/>
          </w:rPr>
          <w:delText>账号导入</w:delText>
        </w:r>
      </w:del>
      <w:ins w:id="839" w:author="luolinlin" w:date="2022-10-13T17:58:00Z">
        <w:r>
          <w:rPr>
            <w:rFonts w:hint="eastAsia"/>
          </w:rPr>
          <w:t>代金券发放</w:t>
        </w:r>
      </w:ins>
      <w:r w:rsidR="00CA6A4D" w:rsidRPr="00DB4BA9">
        <w:rPr>
          <w:rFonts w:hint="eastAsia"/>
        </w:rPr>
        <w:t>成功</w:t>
      </w:r>
      <w:ins w:id="840" w:author="luolinlin" w:date="2022-10-13T17:59:00Z">
        <w:r w:rsidRPr="0037353C">
          <w:rPr>
            <w:rFonts w:hint="eastAsia"/>
          </w:rPr>
          <w:t>，流程结束</w:t>
        </w:r>
      </w:ins>
      <w:del w:id="841" w:author="luolinlin" w:date="2022-10-13T17:57:00Z">
        <w:r w:rsidR="00CA6A4D" w:rsidRPr="00DB4BA9" w:rsidDel="0056532B">
          <w:rPr>
            <w:rFonts w:hint="eastAsia"/>
          </w:rPr>
          <w:delText>，填入代金券有效期与代金券</w:delText>
        </w:r>
        <w:r w:rsidR="00BE1C1D" w:rsidRPr="00AE47F1" w:rsidDel="0056532B">
          <w:rPr>
            <w:rFonts w:hint="eastAsia"/>
          </w:rPr>
          <w:delText>金额</w:delText>
        </w:r>
      </w:del>
      <w:r w:rsidR="00CA6A4D" w:rsidRPr="00AE47F1">
        <w:rPr>
          <w:rFonts w:hint="eastAsia"/>
        </w:rPr>
        <w:t>。</w:t>
      </w:r>
      <w:del w:id="842" w:author="luolinlin" w:date="2022-10-13T17:58:00Z">
        <w:r w:rsidR="00CA6A4D" w:rsidRPr="00AE47F1" w:rsidDel="0056532B">
          <w:rPr>
            <w:rFonts w:hint="eastAsia"/>
          </w:rPr>
          <w:delText>此处代金券</w:delText>
        </w:r>
        <w:r w:rsidR="00BE1C1D" w:rsidRPr="0037353C" w:rsidDel="0056532B">
          <w:rPr>
            <w:rFonts w:hint="eastAsia"/>
          </w:rPr>
          <w:delText>金额</w:delText>
        </w:r>
        <w:r w:rsidR="00CA6A4D" w:rsidRPr="0037353C" w:rsidDel="0056532B">
          <w:rPr>
            <w:rFonts w:hint="eastAsia"/>
          </w:rPr>
          <w:delText>为</w:delText>
        </w:r>
        <w:r w:rsidR="001C2A27" w:rsidRPr="0037353C" w:rsidDel="0056532B">
          <w:rPr>
            <w:rFonts w:hint="eastAsia"/>
          </w:rPr>
          <w:delText>每个导入</w:delText>
        </w:r>
        <w:r w:rsidR="00CA6A4D" w:rsidRPr="0037353C" w:rsidDel="0056532B">
          <w:rPr>
            <w:rFonts w:hint="eastAsia"/>
          </w:rPr>
          <w:delText>账号发放额度。</w:delText>
        </w:r>
      </w:del>
    </w:p>
    <w:p w14:paraId="293574BF" w14:textId="60ED6CB6" w:rsidR="003D4580" w:rsidRPr="0037353C" w:rsidDel="003D4580" w:rsidRDefault="003D4580" w:rsidP="00AE47F1">
      <w:pPr>
        <w:pStyle w:val="1e"/>
        <w:rPr>
          <w:del w:id="843" w:author="luolinlin" w:date="2022-10-11T15:19:00Z"/>
        </w:rPr>
      </w:pPr>
    </w:p>
    <w:p w14:paraId="1EC053F5" w14:textId="3FDCF6E6" w:rsidR="00B16D0E" w:rsidRPr="0037353C" w:rsidDel="0056532B" w:rsidRDefault="00CA6A4D">
      <w:pPr>
        <w:pStyle w:val="1e"/>
        <w:rPr>
          <w:del w:id="844" w:author="luolinlin" w:date="2022-10-13T17:59:00Z"/>
        </w:rPr>
      </w:pPr>
      <w:del w:id="845" w:author="luolinlin" w:date="2022-10-11T14:50:00Z">
        <w:r w:rsidRPr="00610F22" w:rsidDel="000E2009">
          <w:rPr>
            <w:noProof/>
          </w:rPr>
          <w:drawing>
            <wp:inline distT="0" distB="0" distL="0" distR="0" wp14:anchorId="3A1F7332" wp14:editId="0DD7823D">
              <wp:extent cx="5400000" cy="2827819"/>
              <wp:effectExtent l="19050" t="19050" r="10795" b="10795"/>
              <wp:docPr id="35914" name="图片 35914" descr="C:\Users\JWX1031100\AppData\Roaming\eSpace_Desktop\UserData\jwx1031100\imagefiles\D1966C77-F0E9-4677-A9E1-4CB9382A28A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D1966C77-F0E9-4677-A9E1-4CB9382A28A3" descr="C:\Users\JWX1031100\AppData\Roaming\eSpace_Desktop\UserData\jwx1031100\imagefiles\D1966C77-F0E9-4677-A9E1-4CB9382A28A3.png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00" cy="2827819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846" w:author="luolinlin" w:date="2022-10-11T14:50:00Z">
        <w:r w:rsidR="000E2009" w:rsidRPr="0037353C">
          <w:t xml:space="preserve"> </w:t>
        </w:r>
        <w:r w:rsidR="000E2009" w:rsidRPr="00610F22">
          <w:rPr>
            <w:noProof/>
          </w:rPr>
          <w:drawing>
            <wp:inline distT="0" distB="0" distL="0" distR="0" wp14:anchorId="56D317B2" wp14:editId="15C1D88D">
              <wp:extent cx="4037610" cy="542417"/>
              <wp:effectExtent l="0" t="0" r="1270" b="0"/>
              <wp:docPr id="12" name="图片 12" descr="C:\Users\l84244771\AppData\Roaming\eSpace_Desktop\UserData\l84244771\imagefiles\51DCCCC2-DDBB-4158-A94A-C80B5E17F0B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51DCCCC2-DDBB-4158-A94A-C80B5E17F0BE" descr="C:\Users\l84244771\AppData\Roaming\eSpace_Desktop\UserData\l84244771\imagefiles\51DCCCC2-DDBB-4158-A94A-C80B5E17F0BE.png"/>
                      <pic:cNvPicPr>
                        <a:picLocks noChangeAspect="1" noChangeArrowheads="1"/>
                      </pic:cNvPicPr>
                    </pic:nvPicPr>
                    <pic:blipFill>
                      <a:blip r:embed="rId3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21641" cy="63431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4711871" w14:textId="64AD6F1C" w:rsidR="00B16D0E" w:rsidRPr="00DB4BA9" w:rsidDel="003D4580" w:rsidRDefault="005E27F6">
      <w:pPr>
        <w:pStyle w:val="1e"/>
        <w:rPr>
          <w:del w:id="847" w:author="luolinlin" w:date="2022-10-11T15:19:00Z"/>
        </w:rPr>
      </w:pPr>
      <w:del w:id="848" w:author="luolinlin" w:date="2022-10-11T15:19:00Z">
        <w:r w:rsidRPr="0037353C" w:rsidDel="003D4580">
          <w:rPr>
            <w:rFonts w:hint="eastAsia"/>
            <w:highlight w:val="yellow"/>
            <w:rPrChange w:id="849" w:author="luolinlin" w:date="2022-10-11T17:51:00Z">
              <w:rPr>
                <w:rFonts w:ascii="Helvetica" w:hAnsi="Helvetica" w:hint="eastAsi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确认发券。</w:delText>
        </w:r>
      </w:del>
    </w:p>
    <w:p w14:paraId="43C8F306" w14:textId="6C8C69CC" w:rsidR="005E27F6" w:rsidRPr="00DB4BA9" w:rsidDel="003D4580" w:rsidRDefault="005E27F6">
      <w:pPr>
        <w:pStyle w:val="1e"/>
        <w:rPr>
          <w:del w:id="850" w:author="luolinlin" w:date="2022-10-11T15:19:00Z"/>
        </w:rPr>
      </w:pPr>
      <w:del w:id="851" w:author="luolinlin" w:date="2022-10-11T14:51:00Z">
        <w:r w:rsidRPr="0037353C" w:rsidDel="000E2009">
          <w:rPr>
            <w:noProof/>
            <w:rPrChange w:id="852" w:author="luolinlin" w:date="2022-10-11T17:51:00Z">
              <w:rPr>
                <w:rFonts w:ascii="Helvetica" w:hAnsi="Helvetica"/>
                <w:b/>
                <w:noProof/>
                <w:color w:val="000000"/>
                <w:sz w:val="36"/>
                <w:szCs w:val="21"/>
                <w:shd w:val="clear" w:color="auto" w:fill="FFFFFF"/>
              </w:rPr>
            </w:rPrChange>
          </w:rPr>
          <w:drawing>
            <wp:inline distT="0" distB="0" distL="0" distR="0" wp14:anchorId="747E5588" wp14:editId="53525102">
              <wp:extent cx="5400000" cy="1770012"/>
              <wp:effectExtent l="0" t="0" r="0" b="1905"/>
              <wp:docPr id="35916" name="图片 35916" descr="C:\Users\JWX1031100\AppData\Roaming\eSpace_Desktop\UserData\jwx1031100\imagefiles\5EA51F00-2B28-4A21-A83D-3C2F170D840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5EA51F00-2B28-4A21-A83D-3C2F170D8408" descr="C:\Users\JWX1031100\AppData\Roaming\eSpace_Desktop\UserData\jwx1031100\imagefiles\5EA51F00-2B28-4A21-A83D-3C2F170D8408.png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00" cy="17700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6AED614" w14:textId="2C08EDA3" w:rsidR="005E27F6" w:rsidRPr="00DB4BA9" w:rsidDel="003D4580" w:rsidRDefault="005E27F6">
      <w:pPr>
        <w:pStyle w:val="1e"/>
        <w:rPr>
          <w:del w:id="853" w:author="luolinlin" w:date="2022-10-11T15:19:00Z"/>
        </w:rPr>
      </w:pPr>
      <w:del w:id="854" w:author="luolinlin" w:date="2022-10-11T15:19:00Z">
        <w:r w:rsidRPr="0037353C" w:rsidDel="003D4580">
          <w:rPr>
            <w:rFonts w:hint="eastAsia"/>
            <w:rPrChange w:id="855" w:author="luolinlin" w:date="2022-10-11T17:51:00Z">
              <w:rPr>
                <w:rFonts w:ascii="Helvetica" w:hAnsi="Helvetica" w:hint="eastAsi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确认，并刷新页面。</w:delText>
        </w:r>
      </w:del>
    </w:p>
    <w:p w14:paraId="147BCA7E" w14:textId="3CA8BEDC" w:rsidR="005E27F6" w:rsidRPr="00AE47F1" w:rsidDel="0056532B" w:rsidRDefault="005E27F6">
      <w:pPr>
        <w:pStyle w:val="1e"/>
        <w:rPr>
          <w:del w:id="856" w:author="luolinlin" w:date="2022-10-13T17:59:00Z"/>
        </w:rPr>
      </w:pPr>
      <w:del w:id="857" w:author="luolinlin" w:date="2022-10-13T17:59:00Z">
        <w:r w:rsidRPr="00AE47F1" w:rsidDel="0056532B">
          <w:rPr>
            <w:rFonts w:hint="eastAsia"/>
          </w:rPr>
          <w:delText>页面下拉，即可看到本次发放信息。</w:delText>
        </w:r>
      </w:del>
    </w:p>
    <w:p w14:paraId="00ECF06F" w14:textId="30AEE03B" w:rsidR="005E27F6" w:rsidRPr="0037353C" w:rsidRDefault="005E27F6">
      <w:pPr>
        <w:pStyle w:val="1e"/>
      </w:pPr>
      <w:del w:id="858" w:author="luolinlin" w:date="2022-10-11T14:51:00Z">
        <w:r w:rsidRPr="00AE47F1" w:rsidDel="000E2009">
          <w:rPr>
            <w:noProof/>
          </w:rPr>
          <w:drawing>
            <wp:inline distT="0" distB="0" distL="0" distR="0" wp14:anchorId="7B56D66A" wp14:editId="462EFC8D">
              <wp:extent cx="5400000" cy="2926812"/>
              <wp:effectExtent l="19050" t="19050" r="10795" b="26035"/>
              <wp:docPr id="35917" name="图片 35917" descr="C:\Users\JWX1031100\AppData\Roaming\eSpace_Desktop\UserData\jwx1031100\imagefiles\885F0383-7CAE-4558-9C47-60396418EE5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885F0383-7CAE-4558-9C47-60396418EE58" descr="C:\Users\JWX1031100\AppData\Roaming\eSpace_Desktop\UserData\jwx1031100\imagefiles\885F0383-7CAE-4558-9C47-60396418EE58.png"/>
                      <pic:cNvPicPr>
                        <a:picLocks noChangeAspect="1" noChangeArrowheads="1"/>
                      </pic:cNvPicPr>
                    </pic:nvPicPr>
                    <pic:blipFill>
                      <a:blip r:embed="rId3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00" cy="2926812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39927883" w14:textId="0B4861DE" w:rsidR="00B16D0E" w:rsidRPr="0037353C" w:rsidDel="0056532B" w:rsidRDefault="005E27F6">
      <w:pPr>
        <w:pStyle w:val="1e"/>
        <w:rPr>
          <w:del w:id="859" w:author="luolinlin" w:date="2022-10-13T17:59:00Z"/>
        </w:rPr>
      </w:pPr>
      <w:del w:id="860" w:author="luolinlin" w:date="2022-10-13T17:59:00Z">
        <w:r w:rsidRPr="0037353C" w:rsidDel="0056532B">
          <w:rPr>
            <w:rFonts w:hint="eastAsia"/>
          </w:rPr>
          <w:lastRenderedPageBreak/>
          <w:delText>代金券发放成功，流程结束。</w:delText>
        </w:r>
        <w:bookmarkStart w:id="861" w:name="_Toc116577271"/>
        <w:bookmarkEnd w:id="861"/>
      </w:del>
    </w:p>
    <w:p w14:paraId="3B5DB1E3" w14:textId="4AE9C39F" w:rsidR="00B16D0E" w:rsidRPr="0037353C" w:rsidDel="00F85EA4" w:rsidRDefault="00B16D0E" w:rsidP="00B16D0E">
      <w:pPr>
        <w:pStyle w:val="2"/>
        <w:rPr>
          <w:moveFrom w:id="862" w:author="luolinlin" w:date="2022-10-11T15:33:00Z"/>
          <w:rFonts w:ascii="微软雅黑" w:eastAsia="微软雅黑" w:hAnsi="微软雅黑"/>
          <w:rPrChange w:id="863" w:author="luolinlin" w:date="2022-10-11T17:51:00Z">
            <w:rPr>
              <w:moveFrom w:id="864" w:author="luolinlin" w:date="2022-10-11T15:33:00Z"/>
            </w:rPr>
          </w:rPrChange>
        </w:rPr>
      </w:pPr>
      <w:moveFromRangeStart w:id="865" w:author="luolinlin" w:date="2022-10-11T15:33:00Z" w:name="move116394836"/>
      <w:moveFrom w:id="866" w:author="luolinlin" w:date="2022-10-11T15:33:00Z">
        <w:r w:rsidRPr="0037353C" w:rsidDel="00F85EA4">
          <w:rPr>
            <w:rFonts w:ascii="微软雅黑" w:eastAsia="微软雅黑" w:hAnsi="微软雅黑" w:hint="eastAsia"/>
            <w:rPrChange w:id="867" w:author="luolinlin" w:date="2022-10-11T17:51:00Z">
              <w:rPr>
                <w:rFonts w:hint="eastAsia"/>
              </w:rPr>
            </w:rPrChange>
          </w:rPr>
          <w:t>附录</w:t>
        </w:r>
        <w:bookmarkStart w:id="868" w:name="_Toc116399437"/>
        <w:bookmarkStart w:id="869" w:name="_Toc116399474"/>
        <w:bookmarkStart w:id="870" w:name="_Toc116399511"/>
        <w:bookmarkStart w:id="871" w:name="_Toc116577272"/>
        <w:bookmarkEnd w:id="868"/>
        <w:bookmarkEnd w:id="869"/>
        <w:bookmarkEnd w:id="870"/>
        <w:bookmarkEnd w:id="871"/>
      </w:moveFrom>
    </w:p>
    <w:p w14:paraId="2EA01F25" w14:textId="134D4FDD" w:rsidR="00B16D0E" w:rsidRPr="0037353C" w:rsidDel="00F85EA4" w:rsidRDefault="00B16D0E" w:rsidP="00B16D0E">
      <w:pPr>
        <w:pStyle w:val="3"/>
        <w:rPr>
          <w:moveFrom w:id="872" w:author="luolinlin" w:date="2022-10-11T15:33:00Z"/>
          <w:rFonts w:ascii="微软雅黑" w:eastAsia="微软雅黑" w:hAnsi="微软雅黑"/>
          <w:rPrChange w:id="873" w:author="luolinlin" w:date="2022-10-11T17:51:00Z">
            <w:rPr>
              <w:moveFrom w:id="874" w:author="luolinlin" w:date="2022-10-11T15:33:00Z"/>
            </w:rPr>
          </w:rPrChange>
        </w:rPr>
      </w:pPr>
      <w:moveFrom w:id="875" w:author="luolinlin" w:date="2022-10-11T15:33:00Z">
        <w:r w:rsidRPr="0037353C" w:rsidDel="00F85EA4">
          <w:rPr>
            <w:rFonts w:ascii="微软雅黑" w:eastAsia="微软雅黑" w:hAnsi="微软雅黑" w:hint="eastAsia"/>
            <w:rPrChange w:id="876" w:author="luolinlin" w:date="2022-10-11T17:51:00Z">
              <w:rPr>
                <w:rFonts w:hint="eastAsia"/>
              </w:rPr>
            </w:rPrChange>
          </w:rPr>
          <w:t>获取租户</w:t>
        </w:r>
        <w:r w:rsidRPr="0037353C" w:rsidDel="00F85EA4">
          <w:rPr>
            <w:rFonts w:ascii="微软雅黑" w:eastAsia="微软雅黑" w:hAnsi="微软雅黑"/>
            <w:rPrChange w:id="877" w:author="luolinlin" w:date="2022-10-11T17:51:00Z">
              <w:rPr/>
            </w:rPrChange>
          </w:rPr>
          <w:t>ID</w:t>
        </w:r>
        <w:r w:rsidRPr="0037353C" w:rsidDel="00F85EA4">
          <w:rPr>
            <w:rFonts w:ascii="微软雅黑" w:eastAsia="微软雅黑" w:hAnsi="微软雅黑" w:hint="eastAsia"/>
            <w:rPrChange w:id="878" w:author="luolinlin" w:date="2022-10-11T17:51:00Z">
              <w:rPr>
                <w:rFonts w:hint="eastAsia"/>
              </w:rPr>
            </w:rPrChange>
          </w:rPr>
          <w:t>（账号</w:t>
        </w:r>
        <w:r w:rsidRPr="0037353C" w:rsidDel="00F85EA4">
          <w:rPr>
            <w:rFonts w:ascii="微软雅黑" w:eastAsia="微软雅黑" w:hAnsi="微软雅黑"/>
            <w:rPrChange w:id="879" w:author="luolinlin" w:date="2022-10-11T17:51:00Z">
              <w:rPr/>
            </w:rPrChange>
          </w:rPr>
          <w:t>ID</w:t>
        </w:r>
        <w:r w:rsidRPr="0037353C" w:rsidDel="00F85EA4">
          <w:rPr>
            <w:rFonts w:ascii="微软雅黑" w:eastAsia="微软雅黑" w:hAnsi="微软雅黑" w:hint="eastAsia"/>
            <w:rPrChange w:id="880" w:author="luolinlin" w:date="2022-10-11T17:51:00Z">
              <w:rPr>
                <w:rFonts w:hint="eastAsia"/>
              </w:rPr>
            </w:rPrChange>
          </w:rPr>
          <w:t>）</w:t>
        </w:r>
        <w:bookmarkStart w:id="881" w:name="_Toc116399438"/>
        <w:bookmarkStart w:id="882" w:name="_Toc116399475"/>
        <w:bookmarkStart w:id="883" w:name="_Toc116399512"/>
        <w:bookmarkStart w:id="884" w:name="_Toc116577273"/>
        <w:bookmarkEnd w:id="881"/>
        <w:bookmarkEnd w:id="882"/>
        <w:bookmarkEnd w:id="883"/>
        <w:bookmarkEnd w:id="884"/>
      </w:moveFrom>
    </w:p>
    <w:p w14:paraId="17FD9E8A" w14:textId="77777777" w:rsidR="00F85EA4" w:rsidRPr="0037353C" w:rsidRDefault="00F85EA4">
      <w:pPr>
        <w:pStyle w:val="1"/>
        <w:rPr>
          <w:moveTo w:id="885" w:author="luolinlin" w:date="2022-10-11T15:33:00Z"/>
          <w:rFonts w:ascii="微软雅黑" w:eastAsia="微软雅黑" w:hAnsi="微软雅黑"/>
          <w:rPrChange w:id="886" w:author="luolinlin" w:date="2022-10-11T17:51:00Z">
            <w:rPr>
              <w:moveTo w:id="887" w:author="luolinlin" w:date="2022-10-11T15:33:00Z"/>
            </w:rPr>
          </w:rPrChange>
        </w:rPr>
        <w:pPrChange w:id="888" w:author="luolinlin" w:date="2022-10-11T16:43:00Z">
          <w:pPr>
            <w:pStyle w:val="2"/>
            <w:numPr>
              <w:numId w:val="7"/>
            </w:numPr>
          </w:pPr>
        </w:pPrChange>
      </w:pPr>
      <w:bookmarkStart w:id="889" w:name="_Toc116577274"/>
      <w:moveFromRangeEnd w:id="865"/>
      <w:moveToRangeStart w:id="890" w:author="luolinlin" w:date="2022-10-11T15:33:00Z" w:name="move116394836"/>
      <w:moveTo w:id="891" w:author="luolinlin" w:date="2022-10-11T15:33:00Z">
        <w:r w:rsidRPr="0037353C">
          <w:rPr>
            <w:rFonts w:ascii="微软雅黑" w:eastAsia="微软雅黑" w:hAnsi="微软雅黑" w:hint="eastAsia"/>
            <w:rPrChange w:id="892" w:author="luolinlin" w:date="2022-10-11T17:51:00Z">
              <w:rPr>
                <w:rFonts w:hint="eastAsia"/>
              </w:rPr>
            </w:rPrChange>
          </w:rPr>
          <w:t>附录</w:t>
        </w:r>
        <w:bookmarkEnd w:id="889"/>
      </w:moveTo>
    </w:p>
    <w:p w14:paraId="77B7D205" w14:textId="48E144D0" w:rsidR="00F85EA4" w:rsidRPr="0037353C" w:rsidRDefault="007E7EA7">
      <w:pPr>
        <w:pStyle w:val="2"/>
        <w:numPr>
          <w:ilvl w:val="0"/>
          <w:numId w:val="0"/>
        </w:numPr>
        <w:rPr>
          <w:moveTo w:id="893" w:author="luolinlin" w:date="2022-10-11T15:33:00Z"/>
          <w:rFonts w:ascii="微软雅黑" w:eastAsia="微软雅黑" w:hAnsi="微软雅黑"/>
          <w:lang w:eastAsia="zh-CN"/>
          <w:rPrChange w:id="894" w:author="luolinlin" w:date="2022-10-11T17:51:00Z">
            <w:rPr>
              <w:moveTo w:id="895" w:author="luolinlin" w:date="2022-10-11T15:33:00Z"/>
            </w:rPr>
          </w:rPrChange>
        </w:rPr>
        <w:pPrChange w:id="896" w:author="luolinlin" w:date="2022-10-11T16:45:00Z">
          <w:pPr>
            <w:pStyle w:val="3"/>
            <w:numPr>
              <w:numId w:val="7"/>
            </w:numPr>
          </w:pPr>
        </w:pPrChange>
      </w:pPr>
      <w:bookmarkStart w:id="897" w:name="_Toc116577275"/>
      <w:ins w:id="898" w:author="luolinlin" w:date="2022-10-11T16:45:00Z">
        <w:r w:rsidRPr="0037353C">
          <w:rPr>
            <w:rFonts w:ascii="微软雅黑" w:eastAsia="微软雅黑" w:hAnsi="微软雅黑" w:hint="eastAsia"/>
            <w:lang w:eastAsia="zh-CN"/>
            <w:rPrChange w:id="899" w:author="luolinlin" w:date="2022-10-11T17:51:00Z">
              <w:rPr>
                <w:rFonts w:hint="eastAsia"/>
              </w:rPr>
            </w:rPrChange>
          </w:rPr>
          <w:t>附录</w:t>
        </w:r>
        <w:r w:rsidRPr="0037353C">
          <w:rPr>
            <w:rFonts w:ascii="微软雅黑" w:eastAsia="微软雅黑" w:hAnsi="微软雅黑"/>
            <w:lang w:eastAsia="zh-CN"/>
            <w:rPrChange w:id="900" w:author="luolinlin" w:date="2022-10-11T17:51:00Z">
              <w:rPr/>
            </w:rPrChange>
          </w:rPr>
          <w:t xml:space="preserve">1  </w:t>
        </w:r>
        <w:r w:rsidRPr="0037353C">
          <w:rPr>
            <w:rFonts w:ascii="微软雅黑" w:eastAsia="微软雅黑" w:hAnsi="微软雅黑" w:hint="eastAsia"/>
            <w:lang w:eastAsia="zh-CN"/>
            <w:rPrChange w:id="901" w:author="luolinlin" w:date="2022-10-11T17:51:00Z">
              <w:rPr>
                <w:rFonts w:hint="eastAsia"/>
              </w:rPr>
            </w:rPrChange>
          </w:rPr>
          <w:t>如何</w:t>
        </w:r>
      </w:ins>
      <w:moveTo w:id="902" w:author="luolinlin" w:date="2022-10-11T15:33:00Z">
        <w:r w:rsidR="00F85EA4" w:rsidRPr="0037353C">
          <w:rPr>
            <w:rFonts w:ascii="微软雅黑" w:eastAsia="微软雅黑" w:hAnsi="微软雅黑" w:hint="eastAsia"/>
            <w:lang w:eastAsia="zh-CN"/>
            <w:rPrChange w:id="903" w:author="luolinlin" w:date="2022-10-11T17:51:00Z">
              <w:rPr>
                <w:rFonts w:hint="eastAsia"/>
              </w:rPr>
            </w:rPrChange>
          </w:rPr>
          <w:t>获取</w:t>
        </w:r>
      </w:moveTo>
      <w:ins w:id="904" w:author="luolinlin" w:date="2022-10-11T16:45:00Z">
        <w:r w:rsidRPr="0037353C">
          <w:rPr>
            <w:rFonts w:ascii="微软雅黑" w:eastAsia="微软雅黑" w:hAnsi="微软雅黑" w:hint="eastAsia"/>
            <w:lang w:eastAsia="zh-CN"/>
            <w:rPrChange w:id="905" w:author="luolinlin" w:date="2022-10-11T17:51:00Z">
              <w:rPr>
                <w:rFonts w:hint="eastAsia"/>
              </w:rPr>
            </w:rPrChange>
          </w:rPr>
          <w:t>华为云</w:t>
        </w:r>
      </w:ins>
      <w:moveTo w:id="906" w:author="luolinlin" w:date="2022-10-11T15:33:00Z">
        <w:del w:id="907" w:author="luolinlin" w:date="2022-10-11T16:47:00Z">
          <w:r w:rsidR="00F85EA4" w:rsidRPr="0037353C" w:rsidDel="00A54BAF">
            <w:rPr>
              <w:rFonts w:ascii="微软雅黑" w:eastAsia="微软雅黑" w:hAnsi="微软雅黑" w:hint="eastAsia"/>
              <w:lang w:eastAsia="zh-CN"/>
              <w:rPrChange w:id="908" w:author="luolinlin" w:date="2022-10-11T17:51:00Z">
                <w:rPr>
                  <w:rFonts w:hint="eastAsia"/>
                </w:rPr>
              </w:rPrChange>
            </w:rPr>
            <w:delText>租户</w:delText>
          </w:r>
        </w:del>
      </w:moveTo>
      <w:ins w:id="909" w:author="luolinlin" w:date="2022-10-11T16:47:00Z">
        <w:r w:rsidR="00A54BAF" w:rsidRPr="0037353C">
          <w:rPr>
            <w:rFonts w:ascii="微软雅黑" w:eastAsia="微软雅黑" w:hAnsi="微软雅黑" w:hint="eastAsia"/>
            <w:lang w:eastAsia="zh-CN"/>
            <w:rPrChange w:id="910" w:author="luolinlin" w:date="2022-10-11T17:51:00Z">
              <w:rPr>
                <w:rFonts w:hint="eastAsia"/>
              </w:rPr>
            </w:rPrChange>
          </w:rPr>
          <w:t>账号</w:t>
        </w:r>
      </w:ins>
      <w:moveTo w:id="911" w:author="luolinlin" w:date="2022-10-11T15:33:00Z">
        <w:r w:rsidR="00F85EA4" w:rsidRPr="0037353C">
          <w:rPr>
            <w:rFonts w:ascii="微软雅黑" w:eastAsia="微软雅黑" w:hAnsi="微软雅黑"/>
            <w:lang w:eastAsia="zh-CN"/>
            <w:rPrChange w:id="912" w:author="luolinlin" w:date="2022-10-11T17:51:00Z">
              <w:rPr/>
            </w:rPrChange>
          </w:rPr>
          <w:t>ID</w:t>
        </w:r>
        <w:bookmarkEnd w:id="897"/>
        <w:del w:id="913" w:author="luolinlin" w:date="2022-10-11T16:47:00Z">
          <w:r w:rsidR="00F85EA4" w:rsidRPr="0037353C" w:rsidDel="00A54BAF">
            <w:rPr>
              <w:rFonts w:ascii="微软雅黑" w:eastAsia="微软雅黑" w:hAnsi="微软雅黑" w:hint="eastAsia"/>
              <w:lang w:eastAsia="zh-CN"/>
              <w:rPrChange w:id="914" w:author="luolinlin" w:date="2022-10-11T17:51:00Z">
                <w:rPr>
                  <w:rFonts w:hint="eastAsia"/>
                </w:rPr>
              </w:rPrChange>
            </w:rPr>
            <w:delText>（账号</w:delText>
          </w:r>
          <w:r w:rsidR="00F85EA4" w:rsidRPr="0037353C" w:rsidDel="00A54BAF">
            <w:rPr>
              <w:rFonts w:ascii="微软雅黑" w:eastAsia="微软雅黑" w:hAnsi="微软雅黑"/>
              <w:lang w:eastAsia="zh-CN"/>
              <w:rPrChange w:id="915" w:author="luolinlin" w:date="2022-10-11T17:51:00Z">
                <w:rPr/>
              </w:rPrChange>
            </w:rPr>
            <w:delText>ID</w:delText>
          </w:r>
          <w:r w:rsidR="00F85EA4" w:rsidRPr="0037353C" w:rsidDel="00A54BAF">
            <w:rPr>
              <w:rFonts w:ascii="微软雅黑" w:eastAsia="微软雅黑" w:hAnsi="微软雅黑" w:hint="eastAsia"/>
              <w:lang w:eastAsia="zh-CN"/>
              <w:rPrChange w:id="916" w:author="luolinlin" w:date="2022-10-11T17:51:00Z">
                <w:rPr>
                  <w:rFonts w:hint="eastAsia"/>
                </w:rPr>
              </w:rPrChange>
            </w:rPr>
            <w:delText>）</w:delText>
          </w:r>
        </w:del>
      </w:moveTo>
    </w:p>
    <w:moveToRangeEnd w:id="890"/>
    <w:p w14:paraId="63ED6027" w14:textId="3FA9042A" w:rsidR="00B16D0E" w:rsidRPr="0037353C" w:rsidRDefault="0057494C" w:rsidP="00DB4BA9">
      <w:pPr>
        <w:pStyle w:val="1e"/>
        <w:rPr>
          <w:noProof/>
        </w:rPr>
      </w:pPr>
      <w:ins w:id="917" w:author="luolinlin" w:date="2022-10-12T11:40:00Z">
        <w:r>
          <w:rPr>
            <w:rFonts w:hint="eastAsia"/>
          </w:rPr>
          <w:t>华为云</w:t>
        </w:r>
        <w:r w:rsidRPr="00014336">
          <w:rPr>
            <w:rFonts w:hint="eastAsia"/>
          </w:rPr>
          <w:t>账号</w:t>
        </w:r>
        <w:r w:rsidRPr="00014336">
          <w:t>ID</w:t>
        </w:r>
      </w:ins>
      <w:del w:id="918" w:author="luolinlin" w:date="2022-10-12T11:40:00Z">
        <w:r w:rsidR="00B16D0E" w:rsidRPr="00DB4BA9" w:rsidDel="0057494C">
          <w:rPr>
            <w:rFonts w:hint="eastAsia"/>
            <w:noProof/>
          </w:rPr>
          <w:delText>租户</w:delText>
        </w:r>
        <w:r w:rsidR="00B16D0E" w:rsidRPr="00AE47F1" w:rsidDel="0057494C">
          <w:rPr>
            <w:noProof/>
          </w:rPr>
          <w:delText>ID</w:delText>
        </w:r>
      </w:del>
      <w:r w:rsidR="00B16D0E" w:rsidRPr="00AE47F1">
        <w:rPr>
          <w:rFonts w:hint="eastAsia"/>
          <w:noProof/>
        </w:rPr>
        <w:t>获取方式：</w:t>
      </w:r>
      <w:ins w:id="919" w:author="luolinlin" w:date="2022-10-11T16:11:00Z">
        <w:r w:rsidR="00085C1C" w:rsidRPr="00AE47F1">
          <w:rPr>
            <w:rFonts w:hint="eastAsia"/>
            <w:noProof/>
          </w:rPr>
          <w:t>学生</w:t>
        </w:r>
      </w:ins>
      <w:r w:rsidR="00B16D0E" w:rsidRPr="00AE47F1">
        <w:rPr>
          <w:rFonts w:hint="eastAsia"/>
          <w:noProof/>
        </w:rPr>
        <w:t>访问以下链接，红框处即为</w:t>
      </w:r>
      <w:ins w:id="920" w:author="luolinlin" w:date="2022-10-12T11:40:00Z">
        <w:r>
          <w:rPr>
            <w:rFonts w:hint="eastAsia"/>
          </w:rPr>
          <w:t>华为云</w:t>
        </w:r>
        <w:r w:rsidRPr="00014336">
          <w:rPr>
            <w:rFonts w:hint="eastAsia"/>
          </w:rPr>
          <w:t>账号</w:t>
        </w:r>
        <w:r w:rsidRPr="00014336">
          <w:t>ID</w:t>
        </w:r>
      </w:ins>
      <w:del w:id="921" w:author="luolinlin" w:date="2022-10-12T11:40:00Z">
        <w:r w:rsidR="00B16D0E" w:rsidRPr="00DB4BA9" w:rsidDel="0057494C">
          <w:rPr>
            <w:rFonts w:hint="eastAsia"/>
            <w:noProof/>
          </w:rPr>
          <w:delText>租户</w:delText>
        </w:r>
        <w:r w:rsidR="00B16D0E" w:rsidRPr="00AE47F1" w:rsidDel="0057494C">
          <w:rPr>
            <w:noProof/>
          </w:rPr>
          <w:delText>ID</w:delText>
        </w:r>
      </w:del>
      <w:r w:rsidR="00B16D0E" w:rsidRPr="00AE47F1">
        <w:rPr>
          <w:rFonts w:hint="eastAsia"/>
          <w:noProof/>
        </w:rPr>
        <w:t>。</w:t>
      </w:r>
      <w:ins w:id="922" w:author="luolinlin" w:date="2022-10-11T16:12:00Z">
        <w:r w:rsidR="00085C1C" w:rsidRPr="00AE47F1">
          <w:rPr>
            <w:rFonts w:hint="eastAsia"/>
            <w:noProof/>
          </w:rPr>
          <w:t>（注：</w:t>
        </w:r>
      </w:ins>
      <w:ins w:id="923" w:author="luolinlin" w:date="2022-10-11T16:11:00Z">
        <w:r w:rsidR="00085C1C" w:rsidRPr="0037353C">
          <w:rPr>
            <w:rFonts w:hint="eastAsia"/>
            <w:noProof/>
          </w:rPr>
          <w:t>注册华为云账号。</w:t>
        </w:r>
      </w:ins>
      <w:ins w:id="924" w:author="luolinlin" w:date="2022-10-11T16:13:00Z">
        <w:r w:rsidR="00085C1C" w:rsidRPr="0037353C">
          <w:rPr>
            <w:rFonts w:hint="eastAsia"/>
            <w:noProof/>
          </w:rPr>
          <w:t>）</w:t>
        </w:r>
      </w:ins>
    </w:p>
    <w:p w14:paraId="248EA531" w14:textId="77777777" w:rsidR="00B16D0E" w:rsidRPr="0037353C" w:rsidRDefault="009B5A70" w:rsidP="00AE47F1">
      <w:pPr>
        <w:pStyle w:val="1e"/>
        <w:rPr>
          <w:noProof/>
        </w:rPr>
      </w:pPr>
      <w:r w:rsidRPr="00610F22">
        <w:fldChar w:fldCharType="begin"/>
      </w:r>
      <w:r w:rsidRPr="0037353C">
        <w:instrText xml:space="preserve"> HYPERLINK "https://console.huaweicloud.com/iam/?agencyId=0bc8d306f880f2c21f28c01b3710deb1&amp;region=cn-north-1&amp;locale=zh-cn" \l "/mine/apiCredential" </w:instrText>
      </w:r>
      <w:r w:rsidRPr="00610F22">
        <w:rPr>
          <w:rPrChange w:id="925" w:author="luolinlin" w:date="2022-10-11T17:51:00Z">
            <w:rPr>
              <w:rStyle w:val="af"/>
              <w:noProof/>
            </w:rPr>
          </w:rPrChange>
        </w:rPr>
        <w:fldChar w:fldCharType="separate"/>
      </w:r>
      <w:r w:rsidR="00B16D0E" w:rsidRPr="0037353C">
        <w:rPr>
          <w:rStyle w:val="af"/>
          <w:noProof/>
        </w:rPr>
        <w:t>https://console.huaweicloud.com/iam/?agencyId=0bc8d306f880f2c21f28c01b3710deb1&amp;region=cn-north-1&amp;locale=zh-cn#/mine/apiCredential</w:t>
      </w:r>
      <w:r w:rsidRPr="00610F22">
        <w:rPr>
          <w:rStyle w:val="af"/>
          <w:noProof/>
        </w:rPr>
        <w:fldChar w:fldCharType="end"/>
      </w:r>
    </w:p>
    <w:p w14:paraId="0F7C2985" w14:textId="42232BF7" w:rsidR="001B0DE1" w:rsidRPr="0037353C" w:rsidRDefault="00B16D0E" w:rsidP="00AE47F1">
      <w:pPr>
        <w:pStyle w:val="1e"/>
        <w:rPr>
          <w:noProof/>
        </w:rPr>
      </w:pPr>
      <w:r w:rsidRPr="00610F22">
        <w:rPr>
          <w:noProof/>
        </w:rPr>
        <w:drawing>
          <wp:inline distT="0" distB="0" distL="0" distR="0" wp14:anchorId="2AFDD98D" wp14:editId="7998619C">
            <wp:extent cx="4954359" cy="933450"/>
            <wp:effectExtent l="19050" t="19050" r="17780" b="19050"/>
            <wp:docPr id="35908" name="图片 35908" descr="C:\Users\JWX1031100\AppData\Roaming\eSpace_Desktop\UserData\jwx1031100\imagefiles\originalImgfiles\A2A95BEF-BF8B-45FB-AB3F-FA742EAE3D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A95BEF-BF8B-45FB-AB3F-FA742EAE3D2E" descr="C:\Users\JWX1031100\AppData\Roaming\eSpace_Desktop\UserData\jwx1031100\imagefiles\originalImgfiles\A2A95BEF-BF8B-45FB-AB3F-FA742EAE3D2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446" cy="9506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8C6352" w14:textId="10F44C9E" w:rsidR="00B16D0E" w:rsidRPr="0037353C" w:rsidRDefault="00A54BAF">
      <w:pPr>
        <w:pStyle w:val="2"/>
        <w:numPr>
          <w:ilvl w:val="0"/>
          <w:numId w:val="0"/>
        </w:numPr>
        <w:rPr>
          <w:rFonts w:ascii="微软雅黑" w:eastAsia="微软雅黑" w:hAnsi="微软雅黑"/>
          <w:lang w:eastAsia="zh-CN"/>
          <w:rPrChange w:id="926" w:author="luolinlin" w:date="2022-10-11T17:51:00Z">
            <w:rPr/>
          </w:rPrChange>
        </w:rPr>
        <w:pPrChange w:id="927" w:author="luolinlin" w:date="2022-10-11T16:47:00Z">
          <w:pPr>
            <w:pStyle w:val="3"/>
          </w:pPr>
        </w:pPrChange>
      </w:pPr>
      <w:bookmarkStart w:id="928" w:name="_Toc116577276"/>
      <w:bookmarkEnd w:id="193"/>
      <w:ins w:id="929" w:author="luolinlin" w:date="2022-10-11T16:49:00Z">
        <w:r w:rsidRPr="0037353C">
          <w:rPr>
            <w:rFonts w:ascii="微软雅黑" w:eastAsia="微软雅黑" w:hAnsi="微软雅黑" w:hint="eastAsia"/>
            <w:lang w:eastAsia="zh-CN"/>
            <w:rPrChange w:id="930" w:author="luolinlin" w:date="2022-10-11T17:51:00Z">
              <w:rPr>
                <w:rFonts w:hint="eastAsia"/>
              </w:rPr>
            </w:rPrChange>
          </w:rPr>
          <w:t>附录</w:t>
        </w:r>
        <w:r w:rsidRPr="0037353C">
          <w:rPr>
            <w:rFonts w:ascii="微软雅黑" w:eastAsia="微软雅黑" w:hAnsi="微软雅黑"/>
            <w:lang w:eastAsia="zh-CN"/>
            <w:rPrChange w:id="931" w:author="luolinlin" w:date="2022-10-11T17:51:00Z">
              <w:rPr/>
            </w:rPrChange>
          </w:rPr>
          <w:t xml:space="preserve">2 </w:t>
        </w:r>
      </w:ins>
      <w:ins w:id="932" w:author="luolinlin" w:date="2022-10-12T14:16:00Z">
        <w:r w:rsidR="00A727A5">
          <w:rPr>
            <w:rFonts w:ascii="微软雅黑" w:eastAsia="微软雅黑" w:hAnsi="微软雅黑"/>
            <w:lang w:eastAsia="zh-CN"/>
          </w:rPr>
          <w:t xml:space="preserve"> </w:t>
        </w:r>
      </w:ins>
      <w:del w:id="933" w:author="luolinlin" w:date="2022-10-11T14:25:00Z">
        <w:r w:rsidRPr="0037353C" w:rsidDel="00A26420">
          <w:rPr>
            <w:rFonts w:ascii="微软雅黑" w:eastAsia="微软雅黑" w:hAnsi="微软雅黑" w:hint="eastAsia"/>
            <w:lang w:eastAsia="zh-CN"/>
            <w:rPrChange w:id="934" w:author="luolinlin" w:date="2022-10-11T17:51:00Z">
              <w:rPr>
                <w:rFonts w:hint="eastAsia"/>
              </w:rPr>
            </w:rPrChange>
          </w:rPr>
          <w:delText>签</w:delText>
        </w:r>
      </w:del>
      <w:ins w:id="935" w:author="luolinlin" w:date="2022-10-11T16:49:00Z">
        <w:r w:rsidRPr="0037353C">
          <w:rPr>
            <w:rFonts w:ascii="微软雅黑" w:eastAsia="微软雅黑" w:hAnsi="微软雅黑" w:hint="eastAsia"/>
            <w:lang w:eastAsia="zh-CN"/>
            <w:rPrChange w:id="936" w:author="luolinlin" w:date="2022-10-11T17:51:00Z">
              <w:rPr>
                <w:rFonts w:hint="eastAsia"/>
              </w:rPr>
            </w:rPrChange>
          </w:rPr>
          <w:t>实名</w:t>
        </w:r>
      </w:ins>
      <w:ins w:id="937" w:author="luolinlin" w:date="2022-10-11T14:25:00Z">
        <w:r w:rsidRPr="0037353C">
          <w:rPr>
            <w:rFonts w:ascii="微软雅黑" w:eastAsia="微软雅黑" w:hAnsi="微软雅黑" w:hint="eastAsia"/>
            <w:lang w:eastAsia="zh-CN"/>
            <w:rPrChange w:id="938" w:author="luolinlin" w:date="2022-10-11T17:51:00Z">
              <w:rPr>
                <w:rFonts w:hint="eastAsia"/>
              </w:rPr>
            </w:rPrChange>
          </w:rPr>
          <w:t>认证</w:t>
        </w:r>
      </w:ins>
      <w:ins w:id="939" w:author="luolinlin" w:date="2022-10-11T16:49:00Z">
        <w:r w:rsidRPr="0037353C">
          <w:rPr>
            <w:rFonts w:ascii="微软雅黑" w:eastAsia="微软雅黑" w:hAnsi="微软雅黑" w:hint="eastAsia"/>
            <w:lang w:eastAsia="zh-CN"/>
            <w:rPrChange w:id="940" w:author="luolinlin" w:date="2022-10-11T17:51:00Z">
              <w:rPr>
                <w:rFonts w:hint="eastAsia"/>
              </w:rPr>
            </w:rPrChange>
          </w:rPr>
          <w:t>和教师认证操作方法</w:t>
        </w:r>
      </w:ins>
      <w:bookmarkEnd w:id="928"/>
      <w:del w:id="941" w:author="luolinlin" w:date="2022-10-11T14:24:00Z">
        <w:r w:rsidRPr="0037353C" w:rsidDel="00A26420">
          <w:rPr>
            <w:rFonts w:ascii="微软雅黑" w:eastAsia="微软雅黑" w:hAnsi="微软雅黑" w:hint="eastAsia"/>
            <w:lang w:eastAsia="zh-CN"/>
            <w:rPrChange w:id="942" w:author="luolinlin" w:date="2022-10-11T17:51:00Z">
              <w:rPr>
                <w:rFonts w:hint="eastAsia"/>
              </w:rPr>
            </w:rPrChange>
          </w:rPr>
          <w:delText>署开发者协议</w:delText>
        </w:r>
      </w:del>
    </w:p>
    <w:p w14:paraId="6F7C0810" w14:textId="15DFABF4" w:rsidR="007268EF" w:rsidRPr="0037353C" w:rsidRDefault="007268EF">
      <w:pPr>
        <w:pStyle w:val="1e"/>
      </w:pPr>
      <w:r w:rsidRPr="00DB4BA9">
        <w:rPr>
          <w:rFonts w:hint="eastAsia"/>
        </w:rPr>
        <w:t>登录</w:t>
      </w:r>
      <w:ins w:id="943" w:author="luolinlin" w:date="2022-10-10T17:08:00Z">
        <w:r w:rsidR="00B05605" w:rsidRPr="0037353C">
          <w:rPr>
            <w:rStyle w:val="af"/>
            <w:szCs w:val="20"/>
            <w:rPrChange w:id="944" w:author="luolinlin" w:date="2022-10-11T17:51:00Z">
              <w:rPr/>
            </w:rPrChange>
          </w:rPr>
          <w:t>https://edu.hicomputing.huawei.com/profile</w:t>
        </w:r>
      </w:ins>
      <w:del w:id="945" w:author="luolinlin" w:date="2022-10-10T17:07:00Z">
        <w:r w:rsidR="00356A9C" w:rsidRPr="0037353C" w:rsidDel="00B05605">
          <w:rPr>
            <w:color w:val="auto"/>
            <w:rPrChange w:id="946" w:author="luolinlin" w:date="2022-10-11T17:51:00Z">
              <w:rPr>
                <w:color w:val="000000"/>
              </w:rPr>
            </w:rPrChange>
          </w:rPr>
          <w:fldChar w:fldCharType="begin"/>
        </w:r>
        <w:r w:rsidR="00356A9C" w:rsidRPr="0037353C" w:rsidDel="00B05605">
          <w:delInstrText xml:space="preserve"> HYPERLINK "https://developer.huaweicloud.com/" </w:delInstrText>
        </w:r>
        <w:r w:rsidR="00356A9C" w:rsidRPr="0037353C" w:rsidDel="00B05605">
          <w:rPr>
            <w:color w:val="auto"/>
            <w:rPrChange w:id="947" w:author="luolinlin" w:date="2022-10-11T17:51:00Z">
              <w:rPr>
                <w:rStyle w:val="af"/>
                <w:lang w:eastAsia="en-US"/>
              </w:rPr>
            </w:rPrChange>
          </w:rPr>
          <w:fldChar w:fldCharType="separate"/>
        </w:r>
        <w:r w:rsidRPr="0037353C" w:rsidDel="00B05605">
          <w:rPr>
            <w:rStyle w:val="af"/>
          </w:rPr>
          <w:delText>https://developer.huaweicloud.com/</w:delText>
        </w:r>
        <w:r w:rsidR="00356A9C" w:rsidRPr="0037353C" w:rsidDel="00B05605">
          <w:rPr>
            <w:rStyle w:val="af"/>
            <w:lang w:eastAsia="en-US"/>
            <w:rPrChange w:id="948" w:author="luolinlin" w:date="2022-10-11T17:51:00Z">
              <w:rPr>
                <w:rStyle w:val="af"/>
                <w:lang w:eastAsia="en-US"/>
              </w:rPr>
            </w:rPrChange>
          </w:rPr>
          <w:fldChar w:fldCharType="end"/>
        </w:r>
      </w:del>
    </w:p>
    <w:p w14:paraId="020DC973" w14:textId="19C786C4" w:rsidR="007268EF" w:rsidRPr="0037353C" w:rsidRDefault="007268EF">
      <w:pPr>
        <w:pStyle w:val="1e"/>
      </w:pPr>
      <w:r w:rsidRPr="0037353C">
        <w:rPr>
          <w:rFonts w:hint="eastAsia"/>
        </w:rPr>
        <w:t>等待弹出页面，</w:t>
      </w:r>
      <w:del w:id="949" w:author="luolinlin" w:date="2022-10-10T17:11:00Z">
        <w:r w:rsidR="002E4109" w:rsidRPr="0037353C" w:rsidDel="00512CAE">
          <w:rPr>
            <w:rFonts w:hint="eastAsia"/>
          </w:rPr>
          <w:delText>选择“我已阅读并同意上诉《华为云开发者服务协议》”，点击“同意并进入”即可完成开发者协议签署。</w:delText>
        </w:r>
      </w:del>
      <w:ins w:id="950" w:author="luolinlin" w:date="2022-10-10T17:11:00Z">
        <w:r w:rsidR="00512CAE" w:rsidRPr="0037353C">
          <w:rPr>
            <w:rFonts w:hint="eastAsia"/>
          </w:rPr>
          <w:t>在“身份认证”中</w:t>
        </w:r>
        <w:proofErr w:type="gramStart"/>
        <w:r w:rsidR="00512CAE" w:rsidRPr="0037353C">
          <w:rPr>
            <w:rFonts w:hint="eastAsia"/>
          </w:rPr>
          <w:t>填写卡证信息</w:t>
        </w:r>
        <w:proofErr w:type="gramEnd"/>
        <w:r w:rsidR="00512CAE" w:rsidRPr="0037353C">
          <w:rPr>
            <w:rFonts w:hint="eastAsia"/>
          </w:rPr>
          <w:t>和填写个人</w:t>
        </w:r>
      </w:ins>
      <w:ins w:id="951" w:author="luolinlin" w:date="2022-10-10T17:12:00Z">
        <w:r w:rsidR="00512CAE" w:rsidRPr="0037353C">
          <w:rPr>
            <w:rFonts w:hint="eastAsia"/>
          </w:rPr>
          <w:t>基本信息。</w:t>
        </w:r>
      </w:ins>
    </w:p>
    <w:p w14:paraId="578C02B4" w14:textId="06381C7E" w:rsidR="002E4109" w:rsidRDefault="002E4109">
      <w:pPr>
        <w:pStyle w:val="1e"/>
        <w:rPr>
          <w:ins w:id="952" w:author="luolinlin" w:date="2022-10-12T11:41:00Z"/>
        </w:rPr>
      </w:pPr>
      <w:del w:id="953" w:author="luolinlin" w:date="2022-10-10T17:10:00Z">
        <w:r w:rsidRPr="00610F22" w:rsidDel="00B05605">
          <w:rPr>
            <w:noProof/>
          </w:rPr>
          <w:drawing>
            <wp:inline distT="0" distB="0" distL="0" distR="0" wp14:anchorId="735FF6CE" wp14:editId="22E940F7">
              <wp:extent cx="5400000" cy="2269656"/>
              <wp:effectExtent l="0" t="0" r="0" b="0"/>
              <wp:docPr id="1" name="图片 1" descr="C:\Users\JWX1031100\AppData\Roaming\eSpace_Desktop\UserData\jwx1031100\imagefiles\B2C17B87-CF2E-4270-9775-3F85AA976AEC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2C17B87-CF2E-4270-9775-3F85AA976AEC" descr="C:\Users\JWX1031100\AppData\Roaming\eSpace_Desktop\UserData\jwx1031100\imagefiles\B2C17B87-CF2E-4270-9775-3F85AA976AEC.png"/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00" cy="226965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954" w:author="luolinlin" w:date="2022-10-10T17:10:00Z">
        <w:r w:rsidR="00B05605" w:rsidRPr="00610F22">
          <w:rPr>
            <w:noProof/>
          </w:rPr>
          <w:drawing>
            <wp:inline distT="0" distB="0" distL="0" distR="0" wp14:anchorId="771C24BB" wp14:editId="08B8E618">
              <wp:extent cx="3333750" cy="2927747"/>
              <wp:effectExtent l="0" t="0" r="0" b="6350"/>
              <wp:docPr id="18" name="图片 18" descr="C:\Users\l84244771\AppData\Roaming\eSpace_Desktop\UserData\l84244771\imagefiles\originalImgfiles\18F9CF65-4A2B-42F2-AA1C-E338E6198E3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18F9CF65-4A2B-42F2-AA1C-E338E6198E3D" descr="C:\Users\l84244771\AppData\Roaming\eSpace_Desktop\UserData\l84244771\imagefiles\originalImgfiles\18F9CF65-4A2B-42F2-AA1C-E338E6198E3D.png"/>
                      <pic:cNvPicPr>
                        <a:picLocks noChangeAspect="1" noChangeArrowheads="1"/>
                      </pic:cNvPicPr>
                    </pic:nvPicPr>
                    <pic:blipFill>
                      <a:blip r:embed="rId4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82477" cy="2970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1A9CC7D" w14:textId="2370653B" w:rsidR="0057494C" w:rsidRPr="00610F22" w:rsidDel="0057494C" w:rsidRDefault="0057494C">
      <w:pPr>
        <w:pStyle w:val="30"/>
        <w:rPr>
          <w:del w:id="955" w:author="luolinlin" w:date="2022-10-12T11:42:00Z"/>
        </w:rPr>
        <w:pPrChange w:id="956" w:author="luolinlin" w:date="2022-10-12T11:42:00Z">
          <w:pPr>
            <w:pStyle w:val="1e"/>
          </w:pPr>
        </w:pPrChange>
      </w:pPr>
    </w:p>
    <w:p w14:paraId="5C99B9E6" w14:textId="4D8B6CBA" w:rsidR="007A411F" w:rsidRPr="00DB4BA9" w:rsidDel="00B05605" w:rsidRDefault="007A411F">
      <w:pPr>
        <w:pStyle w:val="30"/>
        <w:rPr>
          <w:del w:id="957" w:author="luolinlin" w:date="2022-10-10T17:10:00Z"/>
        </w:rPr>
        <w:pPrChange w:id="958" w:author="luolinlin" w:date="2022-10-12T11:42:00Z">
          <w:pPr>
            <w:pStyle w:val="1e"/>
          </w:pPr>
        </w:pPrChange>
      </w:pPr>
      <w:del w:id="959" w:author="luolinlin" w:date="2022-10-10T17:10:00Z">
        <w:r w:rsidRPr="0037353C" w:rsidDel="00B05605">
          <w:rPr>
            <w:rFonts w:hint="eastAsia"/>
            <w:shd w:val="clear" w:color="auto" w:fill="FFFFFF"/>
            <w:rPrChange w:id="960" w:author="luolinlin" w:date="2022-10-11T17:51:00Z">
              <w:rPr>
                <w:rFonts w:ascii="Helvetica" w:hAnsi="Helvetica" w:hint="eastAsi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访问</w:delText>
        </w:r>
        <w:r w:rsidR="00356A9C" w:rsidRPr="0037353C" w:rsidDel="00B05605">
          <w:rPr>
            <w:shd w:val="clear" w:color="auto" w:fill="FFFFFF"/>
            <w:rPrChange w:id="961" w:author="luolinlin" w:date="2022-10-11T17:51:00Z">
              <w:rPr>
                <w:rFonts w:ascii="微软雅黑" w:hAnsi="微软雅黑"/>
                <w:color w:val="000000"/>
              </w:rPr>
            </w:rPrChange>
          </w:rPr>
          <w:fldChar w:fldCharType="begin"/>
        </w:r>
        <w:r w:rsidR="00356A9C" w:rsidRPr="0037353C" w:rsidDel="00B05605">
          <w:rPr>
            <w:shd w:val="clear" w:color="auto" w:fill="FFFFFF"/>
            <w:rPrChange w:id="962" w:author="luolinlin" w:date="2022-10-11T17:51:00Z">
              <w:rPr>
                <w:rFonts w:ascii="Helvetica" w:hAnsi="Helvetic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InstrText xml:space="preserve"> HYPERLINK "https://bbs.huaweicloud.com/community/myhomepage" </w:delInstrText>
        </w:r>
        <w:r w:rsidR="00356A9C" w:rsidRPr="0037353C" w:rsidDel="00B05605">
          <w:rPr>
            <w:rPrChange w:id="963" w:author="luolinlin" w:date="2022-10-11T17:51:00Z">
              <w:rPr>
                <w:rStyle w:val="af"/>
                <w:rFonts w:ascii="Helvetica" w:hAnsi="Helvetica"/>
                <w:b/>
                <w:sz w:val="36"/>
                <w:szCs w:val="21"/>
                <w:shd w:val="clear" w:color="auto" w:fill="FFFFFF"/>
              </w:rPr>
            </w:rPrChange>
          </w:rPr>
          <w:fldChar w:fldCharType="separate"/>
        </w:r>
        <w:r w:rsidRPr="0037353C" w:rsidDel="00B05605">
          <w:rPr>
            <w:rStyle w:val="af"/>
            <w:rFonts w:ascii="微软雅黑" w:hAnsi="微软雅黑"/>
            <w:b/>
            <w:sz w:val="36"/>
            <w:shd w:val="clear" w:color="auto" w:fill="FFFFFF"/>
            <w:rPrChange w:id="964" w:author="luolinlin" w:date="2022-10-11T17:51:00Z">
              <w:rPr>
                <w:rStyle w:val="af"/>
                <w:rFonts w:ascii="Helvetica" w:hAnsi="Helvetica"/>
                <w:b/>
                <w:sz w:val="36"/>
                <w:szCs w:val="21"/>
                <w:shd w:val="clear" w:color="auto" w:fill="FFFFFF"/>
              </w:rPr>
            </w:rPrChange>
          </w:rPr>
          <w:delText>https://bbs.huaweicloud.com/community/myhomepage</w:delText>
        </w:r>
        <w:r w:rsidR="00356A9C" w:rsidRPr="0037353C" w:rsidDel="00B05605">
          <w:rPr>
            <w:rStyle w:val="af"/>
            <w:rFonts w:ascii="微软雅黑" w:hAnsi="微软雅黑"/>
            <w:b/>
            <w:sz w:val="36"/>
            <w:shd w:val="clear" w:color="auto" w:fill="FFFFFF"/>
            <w:rPrChange w:id="965" w:author="luolinlin" w:date="2022-10-11T17:51:00Z">
              <w:rPr>
                <w:rStyle w:val="af"/>
                <w:rFonts w:ascii="Helvetica" w:hAnsi="Helvetica"/>
                <w:b/>
                <w:sz w:val="36"/>
                <w:szCs w:val="21"/>
                <w:shd w:val="clear" w:color="auto" w:fill="FFFFFF"/>
              </w:rPr>
            </w:rPrChange>
          </w:rPr>
          <w:fldChar w:fldCharType="end"/>
        </w:r>
        <w:r w:rsidRPr="0037353C" w:rsidDel="00B05605">
          <w:rPr>
            <w:rFonts w:hint="eastAsia"/>
            <w:shd w:val="clear" w:color="auto" w:fill="FFFFFF"/>
            <w:rPrChange w:id="966" w:author="luolinlin" w:date="2022-10-11T17:51:00Z">
              <w:rPr>
                <w:rFonts w:ascii="Helvetica" w:hAnsi="Helvetica" w:hint="eastAsia"/>
                <w:b/>
                <w:color w:val="000000"/>
                <w:sz w:val="36"/>
                <w:szCs w:val="21"/>
                <w:shd w:val="clear" w:color="auto" w:fill="FFFFFF"/>
              </w:rPr>
            </w:rPrChange>
          </w:rPr>
          <w:delText>即可看到自己已签署协议。</w:delText>
        </w:r>
      </w:del>
    </w:p>
    <w:p w14:paraId="71ED4573" w14:textId="77777777" w:rsidR="00457847" w:rsidRDefault="00E973EB">
      <w:pPr>
        <w:pStyle w:val="30"/>
        <w:rPr>
          <w:ins w:id="967" w:author="luolinlin" w:date="2022-10-12T14:08:00Z"/>
        </w:rPr>
      </w:pPr>
      <w:ins w:id="968" w:author="luolinlin" w:date="2022-10-10T16:39:00Z">
        <w:r w:rsidRPr="00AE47F1">
          <w:rPr>
            <w:rFonts w:hint="eastAsia"/>
          </w:rPr>
          <w:t>身份认证</w:t>
        </w:r>
      </w:ins>
    </w:p>
    <w:p w14:paraId="79BE969B" w14:textId="5C66E1B2" w:rsidR="00E973EB" w:rsidRPr="00610F22" w:rsidRDefault="007A411F">
      <w:pPr>
        <w:pStyle w:val="30"/>
        <w:numPr>
          <w:ilvl w:val="0"/>
          <w:numId w:val="0"/>
        </w:numPr>
        <w:ind w:firstLineChars="500" w:firstLine="1050"/>
        <w:rPr>
          <w:ins w:id="969" w:author="luolinlin" w:date="2022-10-10T16:39:00Z"/>
        </w:rPr>
        <w:pPrChange w:id="970" w:author="luolinlin" w:date="2022-10-12T14:16:00Z">
          <w:pPr>
            <w:pStyle w:val="1e"/>
          </w:pPr>
        </w:pPrChange>
      </w:pPr>
      <w:del w:id="971" w:author="luolinlin" w:date="2022-10-10T16:28:00Z">
        <w:r w:rsidRPr="00DB4BA9" w:rsidDel="001B0DE1">
          <w:rPr>
            <w:noProof/>
          </w:rPr>
          <w:drawing>
            <wp:inline distT="0" distB="0" distL="0" distR="0" wp14:anchorId="373D9F5D" wp14:editId="27242E01">
              <wp:extent cx="5400000" cy="1426205"/>
              <wp:effectExtent l="19050" t="19050" r="10795" b="22225"/>
              <wp:docPr id="3" name="图片 3" descr="C:\Users\JWX1031100\AppData\Roaming\eSpace_Desktop\UserData\jwx1031100\imagefiles\85A8EDD7-D109-4687-B003-4CEC4A174B5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85A8EDD7-D109-4687-B003-4CEC4A174B54" descr="C:\Users\JWX1031100\AppData\Roaming\eSpace_Desktop\UserData\jwx1031100\imagefiles\85A8EDD7-D109-4687-B003-4CEC4A174B54.png"/>
                      <pic:cNvPicPr>
                        <a:picLocks noChangeAspect="1" noChangeArrowheads="1"/>
                      </pic:cNvPicPr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00" cy="1426205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972" w:author="luolinlin" w:date="2022-10-12T11:42:00Z">
        <w:r w:rsidR="0057494C">
          <w:rPr>
            <w:rFonts w:ascii="微软雅黑" w:eastAsia="微软雅黑" w:hAnsi="微软雅黑" w:hint="eastAsia"/>
          </w:rPr>
          <w:t>方法</w:t>
        </w:r>
        <w:r w:rsidR="0057494C" w:rsidRPr="00014336">
          <w:rPr>
            <w:rFonts w:ascii="微软雅黑" w:eastAsia="微软雅黑" w:hAnsi="微软雅黑" w:hint="eastAsia"/>
          </w:rPr>
          <w:t>一、</w:t>
        </w:r>
      </w:ins>
      <w:ins w:id="973" w:author="luolinlin" w:date="2022-10-11T15:00:00Z">
        <w:r w:rsidR="007C6F44" w:rsidRPr="00DB4BA9">
          <w:rPr>
            <w:rFonts w:hint="eastAsia"/>
          </w:rPr>
          <w:t>通过</w:t>
        </w:r>
      </w:ins>
      <w:ins w:id="974" w:author="luolinlin" w:date="2022-10-10T16:44:00Z">
        <w:r w:rsidR="00E973EB" w:rsidRPr="00AE47F1">
          <w:rPr>
            <w:rFonts w:hint="eastAsia"/>
          </w:rPr>
          <w:t>银行卡</w:t>
        </w:r>
      </w:ins>
      <w:ins w:id="975" w:author="luolinlin" w:date="2022-10-11T15:01:00Z">
        <w:r w:rsidR="007C6F44" w:rsidRPr="00AE47F1">
          <w:rPr>
            <w:rFonts w:hint="eastAsia"/>
          </w:rPr>
          <w:t>信息</w:t>
        </w:r>
      </w:ins>
      <w:ins w:id="976" w:author="luolinlin" w:date="2022-10-10T16:44:00Z">
        <w:r w:rsidR="00E973EB" w:rsidRPr="00AE47F1">
          <w:rPr>
            <w:rFonts w:hint="eastAsia"/>
          </w:rPr>
          <w:t>认证</w:t>
        </w:r>
      </w:ins>
    </w:p>
    <w:p w14:paraId="1AD10B51" w14:textId="613B28D3" w:rsidR="00E973EB" w:rsidRPr="0037353C" w:rsidRDefault="00E973EB" w:rsidP="00DB4BA9">
      <w:pPr>
        <w:pStyle w:val="1e"/>
        <w:rPr>
          <w:ins w:id="977" w:author="luolinlin" w:date="2022-10-10T16:46:00Z"/>
        </w:rPr>
      </w:pPr>
      <w:ins w:id="978" w:author="luolinlin" w:date="2022-10-10T16:46:00Z">
        <w:r w:rsidRPr="00610F22">
          <w:rPr>
            <w:noProof/>
          </w:rPr>
          <w:drawing>
            <wp:inline distT="0" distB="0" distL="0" distR="0" wp14:anchorId="1F024327" wp14:editId="585218C8">
              <wp:extent cx="3264511" cy="2257425"/>
              <wp:effectExtent l="0" t="0" r="0" b="0"/>
              <wp:docPr id="14" name="图片 14" descr="C:\Users\l84244771\AppData\Roaming\eSpace_Desktop\UserData\l84244771\imagefiles\2293CBA2-A28A-472D-A4AC-A977721B9E5A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2293CBA2-A28A-472D-A4AC-A977721B9E5A" descr="C:\Users\l84244771\AppData\Roaming\eSpace_Desktop\UserData\l84244771\imagefiles\2293CBA2-A28A-472D-A4AC-A977721B9E5A.png"/>
                      <pic:cNvPicPr>
                        <a:picLocks noChangeAspect="1" noChangeArrowheads="1"/>
                      </pic:cNvPicPr>
                    </pic:nvPicPr>
                    <pic:blipFill>
                      <a:blip r:embed="rId4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29790" cy="23025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59A05E3" w14:textId="62FC4C4C" w:rsidR="00E973EB" w:rsidRPr="0037353C" w:rsidRDefault="00D82FEC" w:rsidP="00AE47F1">
      <w:pPr>
        <w:pStyle w:val="1e"/>
        <w:rPr>
          <w:ins w:id="979" w:author="luolinlin" w:date="2022-10-10T16:46:00Z"/>
        </w:rPr>
      </w:pPr>
      <w:ins w:id="980" w:author="luolinlin" w:date="2022-10-12T14:06:00Z">
        <w:r>
          <w:rPr>
            <w:rFonts w:hint="eastAsia"/>
          </w:rPr>
          <w:t>方法二</w:t>
        </w:r>
        <w:r w:rsidRPr="00014336">
          <w:rPr>
            <w:rFonts w:hint="eastAsia"/>
          </w:rPr>
          <w:t>、</w:t>
        </w:r>
      </w:ins>
      <w:ins w:id="981" w:author="luolinlin" w:date="2022-10-11T15:01:00Z">
        <w:r w:rsidR="007C6F44" w:rsidRPr="00DB4BA9">
          <w:rPr>
            <w:rFonts w:hint="eastAsia"/>
          </w:rPr>
          <w:t>通过</w:t>
        </w:r>
      </w:ins>
      <w:ins w:id="982" w:author="luolinlin" w:date="2022-10-10T16:46:00Z">
        <w:r w:rsidR="00E973EB" w:rsidRPr="00AE47F1">
          <w:rPr>
            <w:rFonts w:hint="eastAsia"/>
          </w:rPr>
          <w:t>身份证</w:t>
        </w:r>
      </w:ins>
      <w:ins w:id="983" w:author="luolinlin" w:date="2022-10-11T15:01:00Z">
        <w:r w:rsidR="007C6F44" w:rsidRPr="00AE47F1">
          <w:rPr>
            <w:rFonts w:hint="eastAsia"/>
          </w:rPr>
          <w:t>信息</w:t>
        </w:r>
      </w:ins>
      <w:ins w:id="984" w:author="luolinlin" w:date="2022-10-10T16:46:00Z">
        <w:r w:rsidR="00E973EB" w:rsidRPr="00AE47F1">
          <w:rPr>
            <w:rFonts w:hint="eastAsia"/>
          </w:rPr>
          <w:t>认证</w:t>
        </w:r>
      </w:ins>
    </w:p>
    <w:p w14:paraId="412519A3" w14:textId="36AE2D0A" w:rsidR="00E973EB" w:rsidRPr="0037353C" w:rsidRDefault="00E973EB" w:rsidP="00AE47F1">
      <w:pPr>
        <w:pStyle w:val="1e"/>
        <w:rPr>
          <w:ins w:id="985" w:author="luolinlin" w:date="2022-10-10T16:47:00Z"/>
        </w:rPr>
      </w:pPr>
      <w:ins w:id="986" w:author="luolinlin" w:date="2022-10-10T16:46:00Z">
        <w:r w:rsidRPr="00610F22">
          <w:rPr>
            <w:noProof/>
          </w:rPr>
          <w:drawing>
            <wp:inline distT="0" distB="0" distL="0" distR="0" wp14:anchorId="72DDC535" wp14:editId="5D3EF9C9">
              <wp:extent cx="4459635" cy="2743200"/>
              <wp:effectExtent l="0" t="0" r="0" b="0"/>
              <wp:docPr id="15" name="图片 15" descr="C:\Users\l84244771\AppData\Roaming\eSpace_Desktop\UserData\l84244771\imagefiles\4E57F467-0BAF-453B-B5BD-EFF7C28EEEF7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E57F467-0BAF-453B-B5BD-EFF7C28EEEF7" descr="C:\Users\l84244771\AppData\Roaming\eSpace_Desktop\UserData\l84244771\imagefiles\4E57F467-0BAF-453B-B5BD-EFF7C28EEEF7.png"/>
                      <pic:cNvPicPr>
                        <a:picLocks noChangeAspect="1" noChangeArrowheads="1"/>
                      </pic:cNvPicPr>
                    </pic:nvPicPr>
                    <pic:blipFill>
                      <a:blip r:embed="rId4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27339" cy="27848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29D0376" w14:textId="1BA6E585" w:rsidR="00457847" w:rsidRDefault="00E973EB">
      <w:pPr>
        <w:pStyle w:val="1e"/>
        <w:rPr>
          <w:ins w:id="987" w:author="luolinlin" w:date="2022-10-12T14:09:00Z"/>
        </w:rPr>
        <w:pPrChange w:id="988" w:author="luolinlin" w:date="2022-10-12T14:17:00Z">
          <w:pPr>
            <w:pStyle w:val="30"/>
            <w:numPr>
              <w:numId w:val="63"/>
            </w:numPr>
          </w:pPr>
        </w:pPrChange>
      </w:pPr>
      <w:ins w:id="989" w:author="luolinlin" w:date="2022-10-10T16:47:00Z">
        <w:r w:rsidRPr="00610F22">
          <w:rPr>
            <w:noProof/>
          </w:rPr>
          <w:drawing>
            <wp:inline distT="0" distB="0" distL="0" distR="0" wp14:anchorId="4FE82E76" wp14:editId="261AA425">
              <wp:extent cx="4371975" cy="2185988"/>
              <wp:effectExtent l="0" t="0" r="0" b="5080"/>
              <wp:docPr id="16" name="图片 16" descr="C:\Users\l84244771\AppData\Roaming\eSpace_Desktop\UserData\l84244771\imagefiles\331C6994-B12D-496E-8384-A91D98049B9C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331C6994-B12D-496E-8384-A91D98049B9C" descr="C:\Users\l84244771\AppData\Roaming\eSpace_Desktop\UserData\l84244771\imagefiles\331C6994-B12D-496E-8384-A91D98049B9C.png"/>
                      <pic:cNvPicPr>
                        <a:picLocks noChangeAspect="1" noChangeArrowheads="1"/>
                      </pic:cNvPicPr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10423" cy="22052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DCEE67A" w14:textId="6020477E" w:rsidR="00C008BD" w:rsidRPr="00DB4BA9" w:rsidRDefault="00457847">
      <w:pPr>
        <w:pStyle w:val="30"/>
        <w:rPr>
          <w:ins w:id="990" w:author="luolinlin" w:date="2022-10-10T16:48:00Z"/>
        </w:rPr>
        <w:pPrChange w:id="991" w:author="luolinlin" w:date="2022-10-12T14:17:00Z">
          <w:pPr>
            <w:pStyle w:val="1e"/>
          </w:pPr>
        </w:pPrChange>
      </w:pPr>
      <w:ins w:id="992" w:author="luolinlin" w:date="2022-10-12T14:09:00Z">
        <w:r w:rsidRPr="00014336">
          <w:rPr>
            <w:rFonts w:hint="eastAsia"/>
          </w:rPr>
          <w:lastRenderedPageBreak/>
          <w:t>填写个人实名信息</w:t>
        </w:r>
      </w:ins>
    </w:p>
    <w:p w14:paraId="6C94DE51" w14:textId="4CA3E469" w:rsidR="00C008BD" w:rsidRPr="00AE47F1" w:rsidRDefault="00C008BD">
      <w:pPr>
        <w:pStyle w:val="1e"/>
        <w:rPr>
          <w:ins w:id="993" w:author="luolinlin" w:date="2022-10-11T16:10:00Z"/>
        </w:rPr>
      </w:pPr>
      <w:ins w:id="994" w:author="luolinlin" w:date="2022-10-10T16:48:00Z">
        <w:r w:rsidRPr="00AE47F1">
          <w:rPr>
            <w:noProof/>
          </w:rPr>
          <w:drawing>
            <wp:inline distT="0" distB="0" distL="0" distR="0" wp14:anchorId="764179B0" wp14:editId="20B2BF44">
              <wp:extent cx="2414631" cy="2136775"/>
              <wp:effectExtent l="0" t="0" r="5080" b="0"/>
              <wp:docPr id="17" name="图片 17" descr="C:\Users\l84244771\AppData\Roaming\eSpace_Desktop\UserData\l84244771\imagefiles\D1B07453-5D48-4156-848A-52944EF9F6D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D1B07453-5D48-4156-848A-52944EF9F6D3" descr="C:\Users\l84244771\AppData\Roaming\eSpace_Desktop\UserData\l84244771\imagefiles\D1B07453-5D48-4156-848A-52944EF9F6D3.png"/>
                      <pic:cNvPicPr>
                        <a:picLocks noChangeAspect="1" noChangeArrowheads="1"/>
                      </pic:cNvPicPr>
                    </pic:nvPicPr>
                    <pic:blipFill>
                      <a:blip r:embed="rId4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38758" cy="2158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67E7D2A" w14:textId="3CDBF3F7" w:rsidR="00085C1C" w:rsidRPr="00AE47F1" w:rsidRDefault="00085C1C">
      <w:pPr>
        <w:pStyle w:val="1e"/>
        <w:rPr>
          <w:ins w:id="995" w:author="luolinlin" w:date="2022-10-10T17:24:00Z"/>
        </w:rPr>
      </w:pPr>
      <w:ins w:id="996" w:author="luolinlin" w:date="2022-10-11T16:10:00Z">
        <w:r w:rsidRPr="00AE47F1">
          <w:rPr>
            <w:rFonts w:hint="eastAsia"/>
          </w:rPr>
          <w:t>教师身份认证</w:t>
        </w:r>
      </w:ins>
    </w:p>
    <w:p w14:paraId="6DE98B02" w14:textId="4314FE1A" w:rsidR="007C0F7B" w:rsidRPr="0037353C" w:rsidRDefault="007C0F7B">
      <w:pPr>
        <w:pStyle w:val="1e"/>
        <w:rPr>
          <w:ins w:id="997" w:author="luolinlin" w:date="2022-10-10T17:18:00Z"/>
        </w:rPr>
      </w:pPr>
      <w:ins w:id="998" w:author="luolinlin" w:date="2022-10-10T17:24:00Z">
        <w:r w:rsidRPr="00610F22">
          <w:rPr>
            <w:noProof/>
          </w:rPr>
          <w:drawing>
            <wp:inline distT="0" distB="0" distL="0" distR="0" wp14:anchorId="56E5736A" wp14:editId="7D2D7EE5">
              <wp:extent cx="3663085" cy="3116378"/>
              <wp:effectExtent l="0" t="0" r="0" b="8255"/>
              <wp:docPr id="19" name="图片 19" descr="C:\Users\l84244771\AppData\Roaming\eSpace_Desktop\UserData\l84244771\imagefiles\originalImgfiles\7D41FF37-9E91-4C47-8E41-25CB39730E67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7D41FF37-9E91-4C47-8E41-25CB39730E67" descr="C:\Users\l84244771\AppData\Roaming\eSpace_Desktop\UserData\l84244771\imagefiles\originalImgfiles\7D41FF37-9E91-4C47-8E41-25CB39730E67.png"/>
                      <pic:cNvPicPr>
                        <a:picLocks noChangeAspect="1" noChangeArrowheads="1"/>
                      </pic:cNvPicPr>
                    </pic:nvPicPr>
                    <pic:blipFill>
                      <a:blip r:embed="rId4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90241" cy="313948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21F3558" w14:textId="4DBE569A" w:rsidR="00584A0E" w:rsidRPr="0037353C" w:rsidRDefault="00512CAE">
      <w:pPr>
        <w:pStyle w:val="1e"/>
      </w:pPr>
      <w:ins w:id="999" w:author="luolinlin" w:date="2022-10-10T17:18:00Z">
        <w:r w:rsidRPr="00610F22">
          <w:rPr>
            <w:noProof/>
          </w:rPr>
          <w:drawing>
            <wp:inline distT="0" distB="0" distL="0" distR="0" wp14:anchorId="18018A57" wp14:editId="5CBC019B">
              <wp:extent cx="4471060" cy="1646635"/>
              <wp:effectExtent l="0" t="0" r="5715" b="0"/>
              <wp:docPr id="29" name="图片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/>
                      <pic:cNvPicPr>
                        <a:picLocks noChangeAspect="1" noChangeArrowheads="1"/>
                      </pic:cNvPicPr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87048" cy="165252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sectPr w:rsidR="00584A0E" w:rsidRPr="0037353C" w:rsidSect="00033B54">
      <w:headerReference w:type="default" r:id="rId50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75EE7" w14:textId="77777777" w:rsidR="00304DB5" w:rsidRDefault="00304DB5" w:rsidP="00940D2A">
      <w:pPr>
        <w:spacing w:before="0" w:after="0" w:line="240" w:lineRule="auto"/>
      </w:pPr>
      <w:r>
        <w:separator/>
      </w:r>
    </w:p>
  </w:endnote>
  <w:endnote w:type="continuationSeparator" w:id="0">
    <w:p w14:paraId="33CCBD80" w14:textId="77777777" w:rsidR="00304DB5" w:rsidRDefault="00304DB5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D897A" w14:textId="77777777" w:rsidR="00304DB5" w:rsidRDefault="00304DB5" w:rsidP="00940D2A">
      <w:pPr>
        <w:spacing w:before="0" w:after="0" w:line="240" w:lineRule="auto"/>
      </w:pPr>
      <w:r>
        <w:separator/>
      </w:r>
    </w:p>
  </w:footnote>
  <w:footnote w:type="continuationSeparator" w:id="0">
    <w:p w14:paraId="38DE3CC8" w14:textId="77777777" w:rsidR="00304DB5" w:rsidRDefault="00304DB5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6651F6" w:rsidRPr="009D4127" w:rsidRDefault="006651F6" w:rsidP="00033B54">
    <w:pPr>
      <w:pStyle w:val="a7"/>
      <w:rPr>
        <w:rFonts w:ascii="Huawei Sans" w:eastAsia="方正兰亭黑简体" w:hAnsi="Huawei Sans"/>
      </w:rPr>
    </w:pPr>
  </w:p>
  <w:p w14:paraId="6619D47F" w14:textId="77777777" w:rsidR="006651F6" w:rsidRPr="009D4127" w:rsidRDefault="006651F6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6651F6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6651F6" w:rsidRPr="009D4127" w:rsidRDefault="006651F6" w:rsidP="00854769">
          <w:pPr>
            <w:pStyle w:val="afffc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6651F6" w:rsidRPr="009D4127" w:rsidRDefault="006651F6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16576C67" w:rsidR="006651F6" w:rsidRPr="009D4127" w:rsidRDefault="00963858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 w:rsidRPr="00963858">
            <w:rPr>
              <w:rFonts w:ascii="Huawei Sans" w:eastAsia="方正兰亭黑简体" w:hAnsi="Huawei Sans" w:hint="eastAsia"/>
              <w:noProof/>
              <w:color w:val="FF0000"/>
            </w:rPr>
            <w:t xml:space="preserve"> </w:t>
          </w:r>
          <w:r>
            <w:rPr>
              <w:rFonts w:ascii="Huawei Sans" w:eastAsia="方正兰亭黑简体" w:hAnsi="Huawei Sans"/>
              <w:noProof/>
              <w:color w:val="FF0000"/>
            </w:rPr>
            <w:t xml:space="preserve"> </w:t>
          </w:r>
        </w:p>
      </w:tc>
      <w:tc>
        <w:tcPr>
          <w:tcW w:w="1134" w:type="dxa"/>
          <w:vAlign w:val="bottom"/>
        </w:tcPr>
        <w:p w14:paraId="279C3BBC" w14:textId="1A924E70" w:rsidR="006651F6" w:rsidRPr="009D4127" w:rsidRDefault="006651F6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7059ED">
            <w:rPr>
              <w:rFonts w:ascii="Huawei Sans" w:eastAsia="方正兰亭黑简体" w:hAnsi="Huawei Sans"/>
              <w:noProof/>
            </w:rPr>
            <w:t>1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6651F6" w:rsidRPr="009D4127" w:rsidRDefault="006651F6" w:rsidP="00033B54">
    <w:pPr>
      <w:pStyle w:val="a7"/>
      <w:rPr>
        <w:rFonts w:ascii="Huawei Sans" w:eastAsia="方正兰亭黑简体" w:hAnsi="Huawei Sans"/>
      </w:rPr>
    </w:pPr>
  </w:p>
  <w:p w14:paraId="76432B8F" w14:textId="77777777" w:rsidR="006651F6" w:rsidRPr="009D4127" w:rsidRDefault="006651F6" w:rsidP="00033B54">
    <w:pPr>
      <w:pStyle w:val="a7"/>
      <w:rPr>
        <w:rFonts w:ascii="Huawei Sans" w:eastAsia="方正兰亭黑简体" w:hAnsi="Huawei Sans"/>
      </w:rPr>
    </w:pPr>
  </w:p>
  <w:p w14:paraId="2CCE42D9" w14:textId="77777777" w:rsidR="006651F6" w:rsidRPr="009D4127" w:rsidRDefault="006651F6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421B8"/>
    <w:multiLevelType w:val="hybridMultilevel"/>
    <w:tmpl w:val="A55A01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71657A1"/>
    <w:multiLevelType w:val="multilevel"/>
    <w:tmpl w:val="B196349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8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4013EC7"/>
    <w:multiLevelType w:val="hybridMultilevel"/>
    <w:tmpl w:val="4BB0EE36"/>
    <w:lvl w:ilvl="0" w:tplc="0409000B">
      <w:start w:val="1"/>
      <w:numFmt w:val="bullet"/>
      <w:lvlText w:val="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1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4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5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51502766"/>
    <w:multiLevelType w:val="hybridMultilevel"/>
    <w:tmpl w:val="6EA8887C"/>
    <w:lvl w:ilvl="0" w:tplc="0409000B">
      <w:start w:val="1"/>
      <w:numFmt w:val="bullet"/>
      <w:lvlText w:val="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7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8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F3835BC"/>
    <w:multiLevelType w:val="hybridMultilevel"/>
    <w:tmpl w:val="4A8084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2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5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6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3"/>
  </w:num>
  <w:num w:numId="3">
    <w:abstractNumId w:val="6"/>
  </w:num>
  <w:num w:numId="4">
    <w:abstractNumId w:val="8"/>
  </w:num>
  <w:num w:numId="5">
    <w:abstractNumId w:val="17"/>
  </w:num>
  <w:num w:numId="6">
    <w:abstractNumId w:val="25"/>
  </w:num>
  <w:num w:numId="7">
    <w:abstractNumId w:val="3"/>
  </w:num>
  <w:num w:numId="8">
    <w:abstractNumId w:val="3"/>
  </w:num>
  <w:num w:numId="9">
    <w:abstractNumId w:val="15"/>
  </w:num>
  <w:num w:numId="10">
    <w:abstractNumId w:val="26"/>
  </w:num>
  <w:num w:numId="11">
    <w:abstractNumId w:val="5"/>
  </w:num>
  <w:num w:numId="12">
    <w:abstractNumId w:val="2"/>
  </w:num>
  <w:num w:numId="13">
    <w:abstractNumId w:val="12"/>
  </w:num>
  <w:num w:numId="14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</w:num>
  <w:num w:numId="19">
    <w:abstractNumId w:val="18"/>
  </w:num>
  <w:num w:numId="20">
    <w:abstractNumId w:val="14"/>
  </w:num>
  <w:num w:numId="21">
    <w:abstractNumId w:val="14"/>
  </w:num>
  <w:num w:numId="22">
    <w:abstractNumId w:val="20"/>
  </w:num>
  <w:num w:numId="23">
    <w:abstractNumId w:val="20"/>
  </w:num>
  <w:num w:numId="24">
    <w:abstractNumId w:val="3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4"/>
  </w:num>
  <w:num w:numId="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20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1"/>
  </w:num>
  <w:num w:numId="3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3"/>
  </w:num>
  <w:num w:numId="40">
    <w:abstractNumId w:val="21"/>
  </w:num>
  <w:num w:numId="41">
    <w:abstractNumId w:val="22"/>
  </w:num>
  <w:num w:numId="42">
    <w:abstractNumId w:val="3"/>
  </w:num>
  <w:num w:numId="43">
    <w:abstractNumId w:val="7"/>
  </w:num>
  <w:num w:numId="44">
    <w:abstractNumId w:val="3"/>
  </w:num>
  <w:num w:numId="4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"/>
  </w:num>
  <w:num w:numId="47">
    <w:abstractNumId w:val="3"/>
  </w:num>
  <w:num w:numId="48">
    <w:abstractNumId w:val="3"/>
  </w:num>
  <w:num w:numId="49">
    <w:abstractNumId w:val="3"/>
  </w:num>
  <w:num w:numId="50">
    <w:abstractNumId w:val="3"/>
  </w:num>
  <w:num w:numId="51">
    <w:abstractNumId w:val="3"/>
  </w:num>
  <w:num w:numId="52">
    <w:abstractNumId w:val="3"/>
  </w:num>
  <w:num w:numId="53">
    <w:abstractNumId w:val="3"/>
  </w:num>
  <w:num w:numId="54">
    <w:abstractNumId w:val="3"/>
  </w:num>
  <w:num w:numId="55">
    <w:abstractNumId w:val="3"/>
  </w:num>
  <w:num w:numId="56">
    <w:abstractNumId w:val="3"/>
  </w:num>
  <w:num w:numId="57">
    <w:abstractNumId w:val="19"/>
  </w:num>
  <w:num w:numId="58">
    <w:abstractNumId w:val="3"/>
  </w:num>
  <w:num w:numId="59">
    <w:abstractNumId w:val="0"/>
  </w:num>
  <w:num w:numId="60">
    <w:abstractNumId w:val="10"/>
  </w:num>
  <w:num w:numId="61">
    <w:abstractNumId w:val="16"/>
  </w:num>
  <w:num w:numId="6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uolinlin">
    <w15:presenceInfo w15:providerId="AD" w15:userId="S-1-5-21-147214757-305610072-1517763936-9123861"/>
  </w15:person>
  <w15:person w15:author="jiayuntao">
    <w15:presenceInfo w15:providerId="AD" w15:userId="S-1-5-21-147214757-305610072-1517763936-819045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ocumentProtection w:edit="trackedChanges" w:enforcement="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5C0F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071C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502C1"/>
    <w:rsid w:val="00050311"/>
    <w:rsid w:val="000504DB"/>
    <w:rsid w:val="0005157D"/>
    <w:rsid w:val="00051839"/>
    <w:rsid w:val="00051A7C"/>
    <w:rsid w:val="00051CA2"/>
    <w:rsid w:val="00052608"/>
    <w:rsid w:val="000535E5"/>
    <w:rsid w:val="00054DE4"/>
    <w:rsid w:val="00062A99"/>
    <w:rsid w:val="00064F80"/>
    <w:rsid w:val="00065263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429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4A0"/>
    <w:rsid w:val="00082C9D"/>
    <w:rsid w:val="00082F3F"/>
    <w:rsid w:val="000834DE"/>
    <w:rsid w:val="00083A51"/>
    <w:rsid w:val="00083CA5"/>
    <w:rsid w:val="00084BE0"/>
    <w:rsid w:val="0008503A"/>
    <w:rsid w:val="000854EA"/>
    <w:rsid w:val="00085C1C"/>
    <w:rsid w:val="000862CE"/>
    <w:rsid w:val="00087B38"/>
    <w:rsid w:val="00090618"/>
    <w:rsid w:val="0009129A"/>
    <w:rsid w:val="00091B19"/>
    <w:rsid w:val="000934F1"/>
    <w:rsid w:val="0009536E"/>
    <w:rsid w:val="000955AC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947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837"/>
    <w:rsid w:val="000D2513"/>
    <w:rsid w:val="000D41DD"/>
    <w:rsid w:val="000D57E7"/>
    <w:rsid w:val="000D601E"/>
    <w:rsid w:val="000D79DE"/>
    <w:rsid w:val="000E12FE"/>
    <w:rsid w:val="000E16AA"/>
    <w:rsid w:val="000E2009"/>
    <w:rsid w:val="000E3396"/>
    <w:rsid w:val="000E35C0"/>
    <w:rsid w:val="000E3FA8"/>
    <w:rsid w:val="000E48ED"/>
    <w:rsid w:val="000E5B3B"/>
    <w:rsid w:val="000F0193"/>
    <w:rsid w:val="000F06F0"/>
    <w:rsid w:val="000F1E7E"/>
    <w:rsid w:val="000F21A1"/>
    <w:rsid w:val="000F24DE"/>
    <w:rsid w:val="000F2F99"/>
    <w:rsid w:val="000F443B"/>
    <w:rsid w:val="000F4683"/>
    <w:rsid w:val="000F536E"/>
    <w:rsid w:val="000F69D7"/>
    <w:rsid w:val="000F6AA5"/>
    <w:rsid w:val="000F73A2"/>
    <w:rsid w:val="001007FB"/>
    <w:rsid w:val="001017DC"/>
    <w:rsid w:val="0010187A"/>
    <w:rsid w:val="001018CD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117"/>
    <w:rsid w:val="00114A3D"/>
    <w:rsid w:val="0011636E"/>
    <w:rsid w:val="00116AD6"/>
    <w:rsid w:val="00116DBF"/>
    <w:rsid w:val="001178C7"/>
    <w:rsid w:val="00117C30"/>
    <w:rsid w:val="00120C0B"/>
    <w:rsid w:val="0012112D"/>
    <w:rsid w:val="00122A8A"/>
    <w:rsid w:val="00125657"/>
    <w:rsid w:val="00131CAC"/>
    <w:rsid w:val="001343AE"/>
    <w:rsid w:val="00134805"/>
    <w:rsid w:val="0013485B"/>
    <w:rsid w:val="00135B97"/>
    <w:rsid w:val="00135C53"/>
    <w:rsid w:val="00136142"/>
    <w:rsid w:val="001378D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67"/>
    <w:rsid w:val="00154ACF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4BF9"/>
    <w:rsid w:val="00175A33"/>
    <w:rsid w:val="00176B45"/>
    <w:rsid w:val="00180259"/>
    <w:rsid w:val="0018080D"/>
    <w:rsid w:val="00180E3E"/>
    <w:rsid w:val="00181143"/>
    <w:rsid w:val="00183AD8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678C"/>
    <w:rsid w:val="001A7817"/>
    <w:rsid w:val="001B0543"/>
    <w:rsid w:val="001B0DE1"/>
    <w:rsid w:val="001B0FF2"/>
    <w:rsid w:val="001B1484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B73A8"/>
    <w:rsid w:val="001C03B5"/>
    <w:rsid w:val="001C0851"/>
    <w:rsid w:val="001C0E12"/>
    <w:rsid w:val="001C0F7A"/>
    <w:rsid w:val="001C2A27"/>
    <w:rsid w:val="001C30EA"/>
    <w:rsid w:val="001C3D41"/>
    <w:rsid w:val="001C3F12"/>
    <w:rsid w:val="001C4487"/>
    <w:rsid w:val="001D001D"/>
    <w:rsid w:val="001D0149"/>
    <w:rsid w:val="001D0278"/>
    <w:rsid w:val="001D18DC"/>
    <w:rsid w:val="001D669F"/>
    <w:rsid w:val="001D6842"/>
    <w:rsid w:val="001D7530"/>
    <w:rsid w:val="001D7DDA"/>
    <w:rsid w:val="001D7F43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471"/>
    <w:rsid w:val="00203E5B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26E2"/>
    <w:rsid w:val="002245F2"/>
    <w:rsid w:val="002247BC"/>
    <w:rsid w:val="00225DA0"/>
    <w:rsid w:val="002263D9"/>
    <w:rsid w:val="002315E3"/>
    <w:rsid w:val="0023220D"/>
    <w:rsid w:val="00232D1D"/>
    <w:rsid w:val="00233F62"/>
    <w:rsid w:val="00234CC4"/>
    <w:rsid w:val="002352DE"/>
    <w:rsid w:val="00236A73"/>
    <w:rsid w:val="002375BA"/>
    <w:rsid w:val="002376A5"/>
    <w:rsid w:val="0024196A"/>
    <w:rsid w:val="00242D9E"/>
    <w:rsid w:val="00244EA6"/>
    <w:rsid w:val="002457D8"/>
    <w:rsid w:val="002461C9"/>
    <w:rsid w:val="002461CB"/>
    <w:rsid w:val="00246E3D"/>
    <w:rsid w:val="002505D2"/>
    <w:rsid w:val="002512A2"/>
    <w:rsid w:val="00251FCE"/>
    <w:rsid w:val="00253234"/>
    <w:rsid w:val="002533D2"/>
    <w:rsid w:val="00253B8B"/>
    <w:rsid w:val="002541B3"/>
    <w:rsid w:val="00254FAD"/>
    <w:rsid w:val="00257718"/>
    <w:rsid w:val="002605B0"/>
    <w:rsid w:val="00260775"/>
    <w:rsid w:val="00262636"/>
    <w:rsid w:val="00264059"/>
    <w:rsid w:val="002644FA"/>
    <w:rsid w:val="002652D5"/>
    <w:rsid w:val="00267A45"/>
    <w:rsid w:val="002711F9"/>
    <w:rsid w:val="00271653"/>
    <w:rsid w:val="00273DF1"/>
    <w:rsid w:val="00274DC5"/>
    <w:rsid w:val="0027689A"/>
    <w:rsid w:val="00276B83"/>
    <w:rsid w:val="00276BD2"/>
    <w:rsid w:val="00280F46"/>
    <w:rsid w:val="002819BC"/>
    <w:rsid w:val="00282738"/>
    <w:rsid w:val="00282C8C"/>
    <w:rsid w:val="00284CBB"/>
    <w:rsid w:val="002867B5"/>
    <w:rsid w:val="002867C1"/>
    <w:rsid w:val="00286F46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1A4"/>
    <w:rsid w:val="002B6979"/>
    <w:rsid w:val="002B69F2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109"/>
    <w:rsid w:val="002E48D0"/>
    <w:rsid w:val="002E5399"/>
    <w:rsid w:val="002F014B"/>
    <w:rsid w:val="002F01F8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C88"/>
    <w:rsid w:val="00303D9D"/>
    <w:rsid w:val="003041A0"/>
    <w:rsid w:val="00304DB5"/>
    <w:rsid w:val="00305BEB"/>
    <w:rsid w:val="00305FB3"/>
    <w:rsid w:val="00306280"/>
    <w:rsid w:val="00307DBA"/>
    <w:rsid w:val="00311171"/>
    <w:rsid w:val="00312DF1"/>
    <w:rsid w:val="00313057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44D9"/>
    <w:rsid w:val="00334C99"/>
    <w:rsid w:val="003372EA"/>
    <w:rsid w:val="00337A16"/>
    <w:rsid w:val="00337B1D"/>
    <w:rsid w:val="00340C4B"/>
    <w:rsid w:val="00340D39"/>
    <w:rsid w:val="00342110"/>
    <w:rsid w:val="003449B6"/>
    <w:rsid w:val="00345758"/>
    <w:rsid w:val="00345CA8"/>
    <w:rsid w:val="003460BF"/>
    <w:rsid w:val="003461B0"/>
    <w:rsid w:val="00346E18"/>
    <w:rsid w:val="0034741F"/>
    <w:rsid w:val="00350893"/>
    <w:rsid w:val="00350A7D"/>
    <w:rsid w:val="00351082"/>
    <w:rsid w:val="00351968"/>
    <w:rsid w:val="00352F23"/>
    <w:rsid w:val="003539B9"/>
    <w:rsid w:val="00354F26"/>
    <w:rsid w:val="00355556"/>
    <w:rsid w:val="00356A9C"/>
    <w:rsid w:val="00356BB7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CCD"/>
    <w:rsid w:val="00366E4B"/>
    <w:rsid w:val="00370DC3"/>
    <w:rsid w:val="0037353C"/>
    <w:rsid w:val="00373B2C"/>
    <w:rsid w:val="00375EAD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278B"/>
    <w:rsid w:val="003938C4"/>
    <w:rsid w:val="003944FC"/>
    <w:rsid w:val="003959B9"/>
    <w:rsid w:val="00395E30"/>
    <w:rsid w:val="0039711D"/>
    <w:rsid w:val="003A0E97"/>
    <w:rsid w:val="003A104F"/>
    <w:rsid w:val="003A27F5"/>
    <w:rsid w:val="003A3E26"/>
    <w:rsid w:val="003A3E7D"/>
    <w:rsid w:val="003A4912"/>
    <w:rsid w:val="003A49B8"/>
    <w:rsid w:val="003A539B"/>
    <w:rsid w:val="003A5BE8"/>
    <w:rsid w:val="003A5D8C"/>
    <w:rsid w:val="003A5FE1"/>
    <w:rsid w:val="003A7260"/>
    <w:rsid w:val="003A7C9C"/>
    <w:rsid w:val="003B0C21"/>
    <w:rsid w:val="003B1CDC"/>
    <w:rsid w:val="003B22E9"/>
    <w:rsid w:val="003B2CEF"/>
    <w:rsid w:val="003B380D"/>
    <w:rsid w:val="003B49A7"/>
    <w:rsid w:val="003B6F29"/>
    <w:rsid w:val="003C08CB"/>
    <w:rsid w:val="003C1978"/>
    <w:rsid w:val="003C1E9E"/>
    <w:rsid w:val="003C2682"/>
    <w:rsid w:val="003C2E2D"/>
    <w:rsid w:val="003C30C3"/>
    <w:rsid w:val="003C39E6"/>
    <w:rsid w:val="003C3C23"/>
    <w:rsid w:val="003C5BE1"/>
    <w:rsid w:val="003D2573"/>
    <w:rsid w:val="003D2786"/>
    <w:rsid w:val="003D4580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0598B"/>
    <w:rsid w:val="0040679D"/>
    <w:rsid w:val="0041039A"/>
    <w:rsid w:val="00411791"/>
    <w:rsid w:val="004118AD"/>
    <w:rsid w:val="00413400"/>
    <w:rsid w:val="004136A5"/>
    <w:rsid w:val="0041409F"/>
    <w:rsid w:val="00416E2E"/>
    <w:rsid w:val="00420B72"/>
    <w:rsid w:val="00422748"/>
    <w:rsid w:val="0042406C"/>
    <w:rsid w:val="00424D8B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617B"/>
    <w:rsid w:val="00447103"/>
    <w:rsid w:val="0044762D"/>
    <w:rsid w:val="00450BD2"/>
    <w:rsid w:val="00450E12"/>
    <w:rsid w:val="00451CF6"/>
    <w:rsid w:val="0045366D"/>
    <w:rsid w:val="004547B4"/>
    <w:rsid w:val="00455497"/>
    <w:rsid w:val="00457348"/>
    <w:rsid w:val="00457847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531"/>
    <w:rsid w:val="00497F73"/>
    <w:rsid w:val="004A2642"/>
    <w:rsid w:val="004A2673"/>
    <w:rsid w:val="004A31D9"/>
    <w:rsid w:val="004A3992"/>
    <w:rsid w:val="004A4005"/>
    <w:rsid w:val="004A4AFD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0F5"/>
    <w:rsid w:val="004C0466"/>
    <w:rsid w:val="004C05AE"/>
    <w:rsid w:val="004C27A2"/>
    <w:rsid w:val="004C28C6"/>
    <w:rsid w:val="004C41B3"/>
    <w:rsid w:val="004C7563"/>
    <w:rsid w:val="004D2AC9"/>
    <w:rsid w:val="004D2AE8"/>
    <w:rsid w:val="004D2C13"/>
    <w:rsid w:val="004D43A6"/>
    <w:rsid w:val="004D49D8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5BFB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45B"/>
    <w:rsid w:val="00512CAE"/>
    <w:rsid w:val="005135D9"/>
    <w:rsid w:val="005207DE"/>
    <w:rsid w:val="005214A7"/>
    <w:rsid w:val="00522580"/>
    <w:rsid w:val="00523C28"/>
    <w:rsid w:val="0052474E"/>
    <w:rsid w:val="005258C1"/>
    <w:rsid w:val="00526952"/>
    <w:rsid w:val="00526BBC"/>
    <w:rsid w:val="00530302"/>
    <w:rsid w:val="00530D24"/>
    <w:rsid w:val="0053194D"/>
    <w:rsid w:val="0053197B"/>
    <w:rsid w:val="00533708"/>
    <w:rsid w:val="005350A0"/>
    <w:rsid w:val="00536900"/>
    <w:rsid w:val="00536D4D"/>
    <w:rsid w:val="00537472"/>
    <w:rsid w:val="00543953"/>
    <w:rsid w:val="00543A76"/>
    <w:rsid w:val="00543FDE"/>
    <w:rsid w:val="00545A3D"/>
    <w:rsid w:val="005476F7"/>
    <w:rsid w:val="00547873"/>
    <w:rsid w:val="0055520C"/>
    <w:rsid w:val="0055595D"/>
    <w:rsid w:val="00556DB2"/>
    <w:rsid w:val="005578B6"/>
    <w:rsid w:val="0056048B"/>
    <w:rsid w:val="005607FC"/>
    <w:rsid w:val="00562E3E"/>
    <w:rsid w:val="00563999"/>
    <w:rsid w:val="00565042"/>
    <w:rsid w:val="0056532B"/>
    <w:rsid w:val="005706B5"/>
    <w:rsid w:val="00571B40"/>
    <w:rsid w:val="00573C39"/>
    <w:rsid w:val="0057476C"/>
    <w:rsid w:val="0057494C"/>
    <w:rsid w:val="0057502B"/>
    <w:rsid w:val="005750C8"/>
    <w:rsid w:val="00577A5F"/>
    <w:rsid w:val="00577A8B"/>
    <w:rsid w:val="00577CDF"/>
    <w:rsid w:val="00581446"/>
    <w:rsid w:val="00581962"/>
    <w:rsid w:val="00584A0E"/>
    <w:rsid w:val="00585E01"/>
    <w:rsid w:val="00586D12"/>
    <w:rsid w:val="00592EA9"/>
    <w:rsid w:val="00594091"/>
    <w:rsid w:val="00596A92"/>
    <w:rsid w:val="005A0AAD"/>
    <w:rsid w:val="005A1A80"/>
    <w:rsid w:val="005A1E6F"/>
    <w:rsid w:val="005A26CE"/>
    <w:rsid w:val="005A27A9"/>
    <w:rsid w:val="005A348F"/>
    <w:rsid w:val="005A53D7"/>
    <w:rsid w:val="005A751D"/>
    <w:rsid w:val="005B0949"/>
    <w:rsid w:val="005B1188"/>
    <w:rsid w:val="005B11F5"/>
    <w:rsid w:val="005B2203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12D0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7F6"/>
    <w:rsid w:val="005E2BA8"/>
    <w:rsid w:val="005E2DD2"/>
    <w:rsid w:val="005E4B56"/>
    <w:rsid w:val="005E5310"/>
    <w:rsid w:val="005E69D2"/>
    <w:rsid w:val="005E6CBE"/>
    <w:rsid w:val="005F10B1"/>
    <w:rsid w:val="005F26D0"/>
    <w:rsid w:val="005F2780"/>
    <w:rsid w:val="005F2A85"/>
    <w:rsid w:val="005F5536"/>
    <w:rsid w:val="005F7F4D"/>
    <w:rsid w:val="00600FA3"/>
    <w:rsid w:val="0060106F"/>
    <w:rsid w:val="006014A4"/>
    <w:rsid w:val="00602B73"/>
    <w:rsid w:val="00602DCD"/>
    <w:rsid w:val="00606353"/>
    <w:rsid w:val="006072A9"/>
    <w:rsid w:val="00607A81"/>
    <w:rsid w:val="00610C3F"/>
    <w:rsid w:val="00610F22"/>
    <w:rsid w:val="006120E1"/>
    <w:rsid w:val="006137CA"/>
    <w:rsid w:val="00613AE3"/>
    <w:rsid w:val="00613D31"/>
    <w:rsid w:val="00614715"/>
    <w:rsid w:val="006157E8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9FA"/>
    <w:rsid w:val="00641F46"/>
    <w:rsid w:val="00641FC7"/>
    <w:rsid w:val="006420EA"/>
    <w:rsid w:val="0064554B"/>
    <w:rsid w:val="006468D2"/>
    <w:rsid w:val="0064709B"/>
    <w:rsid w:val="00650681"/>
    <w:rsid w:val="006521BE"/>
    <w:rsid w:val="00652A23"/>
    <w:rsid w:val="00652FDB"/>
    <w:rsid w:val="00652FDE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750"/>
    <w:rsid w:val="00672951"/>
    <w:rsid w:val="00674A4C"/>
    <w:rsid w:val="006765F5"/>
    <w:rsid w:val="00676C2A"/>
    <w:rsid w:val="00680302"/>
    <w:rsid w:val="00680585"/>
    <w:rsid w:val="00680B76"/>
    <w:rsid w:val="00681061"/>
    <w:rsid w:val="00683785"/>
    <w:rsid w:val="00683953"/>
    <w:rsid w:val="0068422F"/>
    <w:rsid w:val="00691C48"/>
    <w:rsid w:val="00691CA6"/>
    <w:rsid w:val="0069554C"/>
    <w:rsid w:val="00695D19"/>
    <w:rsid w:val="00697D2C"/>
    <w:rsid w:val="006A144A"/>
    <w:rsid w:val="006A22A1"/>
    <w:rsid w:val="006A25D7"/>
    <w:rsid w:val="006A2992"/>
    <w:rsid w:val="006A3292"/>
    <w:rsid w:val="006A39FD"/>
    <w:rsid w:val="006A458E"/>
    <w:rsid w:val="006A748F"/>
    <w:rsid w:val="006A7AB4"/>
    <w:rsid w:val="006B0DA0"/>
    <w:rsid w:val="006B58EE"/>
    <w:rsid w:val="006B5E98"/>
    <w:rsid w:val="006B6145"/>
    <w:rsid w:val="006B6A79"/>
    <w:rsid w:val="006C0DE3"/>
    <w:rsid w:val="006C1553"/>
    <w:rsid w:val="006C1E0B"/>
    <w:rsid w:val="006C425F"/>
    <w:rsid w:val="006C4329"/>
    <w:rsid w:val="006C5110"/>
    <w:rsid w:val="006C559F"/>
    <w:rsid w:val="006C65AA"/>
    <w:rsid w:val="006C6F13"/>
    <w:rsid w:val="006C756C"/>
    <w:rsid w:val="006D0B05"/>
    <w:rsid w:val="006D2F28"/>
    <w:rsid w:val="006D46A5"/>
    <w:rsid w:val="006D47D8"/>
    <w:rsid w:val="006D622A"/>
    <w:rsid w:val="006D6C30"/>
    <w:rsid w:val="006E0824"/>
    <w:rsid w:val="006E17E3"/>
    <w:rsid w:val="006E1ED9"/>
    <w:rsid w:val="006E2DF2"/>
    <w:rsid w:val="006E2F9F"/>
    <w:rsid w:val="006E70B8"/>
    <w:rsid w:val="006F206B"/>
    <w:rsid w:val="006F23AF"/>
    <w:rsid w:val="006F2A6C"/>
    <w:rsid w:val="006F3081"/>
    <w:rsid w:val="006F30BD"/>
    <w:rsid w:val="006F3FC8"/>
    <w:rsid w:val="006F4046"/>
    <w:rsid w:val="006F5344"/>
    <w:rsid w:val="006F58F0"/>
    <w:rsid w:val="006F6B63"/>
    <w:rsid w:val="007029D0"/>
    <w:rsid w:val="00703454"/>
    <w:rsid w:val="0070345E"/>
    <w:rsid w:val="0070376F"/>
    <w:rsid w:val="007042AA"/>
    <w:rsid w:val="007043C1"/>
    <w:rsid w:val="00704E84"/>
    <w:rsid w:val="00705017"/>
    <w:rsid w:val="007059ED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45F4"/>
    <w:rsid w:val="00725F76"/>
    <w:rsid w:val="007268EF"/>
    <w:rsid w:val="0072774E"/>
    <w:rsid w:val="00727A1A"/>
    <w:rsid w:val="00730404"/>
    <w:rsid w:val="0073084B"/>
    <w:rsid w:val="007308D9"/>
    <w:rsid w:val="007317BB"/>
    <w:rsid w:val="00731863"/>
    <w:rsid w:val="00731ADC"/>
    <w:rsid w:val="0073326B"/>
    <w:rsid w:val="00733628"/>
    <w:rsid w:val="00733BDB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290"/>
    <w:rsid w:val="00752B9C"/>
    <w:rsid w:val="00754311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758BD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11F"/>
    <w:rsid w:val="007A4B89"/>
    <w:rsid w:val="007B0446"/>
    <w:rsid w:val="007B156E"/>
    <w:rsid w:val="007B1662"/>
    <w:rsid w:val="007B1E9D"/>
    <w:rsid w:val="007B43DA"/>
    <w:rsid w:val="007B570C"/>
    <w:rsid w:val="007B5F15"/>
    <w:rsid w:val="007B656E"/>
    <w:rsid w:val="007C0C8B"/>
    <w:rsid w:val="007C0F7B"/>
    <w:rsid w:val="007C16D6"/>
    <w:rsid w:val="007C58EA"/>
    <w:rsid w:val="007C69B7"/>
    <w:rsid w:val="007C6F44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E7EA7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2D9B"/>
    <w:rsid w:val="00803565"/>
    <w:rsid w:val="00803612"/>
    <w:rsid w:val="00804998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28B3"/>
    <w:rsid w:val="00814B59"/>
    <w:rsid w:val="0081556A"/>
    <w:rsid w:val="008170F5"/>
    <w:rsid w:val="00817623"/>
    <w:rsid w:val="008178E2"/>
    <w:rsid w:val="0082028F"/>
    <w:rsid w:val="00820B24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3591"/>
    <w:rsid w:val="00833D30"/>
    <w:rsid w:val="008354A3"/>
    <w:rsid w:val="0084058A"/>
    <w:rsid w:val="00841556"/>
    <w:rsid w:val="00842A43"/>
    <w:rsid w:val="00843274"/>
    <w:rsid w:val="0084363F"/>
    <w:rsid w:val="00843817"/>
    <w:rsid w:val="0084475E"/>
    <w:rsid w:val="008449F5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67B9A"/>
    <w:rsid w:val="00870F0E"/>
    <w:rsid w:val="008711C0"/>
    <w:rsid w:val="008731B3"/>
    <w:rsid w:val="0087575D"/>
    <w:rsid w:val="008763C5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3FF4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4682"/>
    <w:rsid w:val="008D76B5"/>
    <w:rsid w:val="008E028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5ACC"/>
    <w:rsid w:val="00907A51"/>
    <w:rsid w:val="00907F52"/>
    <w:rsid w:val="00911B05"/>
    <w:rsid w:val="00912A6C"/>
    <w:rsid w:val="00914937"/>
    <w:rsid w:val="0091628A"/>
    <w:rsid w:val="009171BC"/>
    <w:rsid w:val="0092083F"/>
    <w:rsid w:val="0092270F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3B55"/>
    <w:rsid w:val="009540D2"/>
    <w:rsid w:val="009574FE"/>
    <w:rsid w:val="00960F74"/>
    <w:rsid w:val="00963858"/>
    <w:rsid w:val="00963BC9"/>
    <w:rsid w:val="009642C5"/>
    <w:rsid w:val="00964E90"/>
    <w:rsid w:val="00965B42"/>
    <w:rsid w:val="00966040"/>
    <w:rsid w:val="00967337"/>
    <w:rsid w:val="00967407"/>
    <w:rsid w:val="00967511"/>
    <w:rsid w:val="0096779F"/>
    <w:rsid w:val="00970D02"/>
    <w:rsid w:val="0097211B"/>
    <w:rsid w:val="00972BB4"/>
    <w:rsid w:val="009743A2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14B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A70"/>
    <w:rsid w:val="009B7234"/>
    <w:rsid w:val="009B7760"/>
    <w:rsid w:val="009C1BE8"/>
    <w:rsid w:val="009C3747"/>
    <w:rsid w:val="009C3DB8"/>
    <w:rsid w:val="009C44E5"/>
    <w:rsid w:val="009C4F82"/>
    <w:rsid w:val="009C6EF4"/>
    <w:rsid w:val="009C730E"/>
    <w:rsid w:val="009C7F62"/>
    <w:rsid w:val="009D0212"/>
    <w:rsid w:val="009D0D2A"/>
    <w:rsid w:val="009D19D5"/>
    <w:rsid w:val="009D2C7C"/>
    <w:rsid w:val="009D4127"/>
    <w:rsid w:val="009D586E"/>
    <w:rsid w:val="009D744F"/>
    <w:rsid w:val="009D7B26"/>
    <w:rsid w:val="009D7C4C"/>
    <w:rsid w:val="009E1B18"/>
    <w:rsid w:val="009E1F10"/>
    <w:rsid w:val="009E2157"/>
    <w:rsid w:val="009E2C46"/>
    <w:rsid w:val="009E58E3"/>
    <w:rsid w:val="009E6D66"/>
    <w:rsid w:val="009E7753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D6"/>
    <w:rsid w:val="00A15B5E"/>
    <w:rsid w:val="00A20093"/>
    <w:rsid w:val="00A207D3"/>
    <w:rsid w:val="00A20DAD"/>
    <w:rsid w:val="00A22743"/>
    <w:rsid w:val="00A22BAD"/>
    <w:rsid w:val="00A24A27"/>
    <w:rsid w:val="00A25571"/>
    <w:rsid w:val="00A26420"/>
    <w:rsid w:val="00A26A03"/>
    <w:rsid w:val="00A27105"/>
    <w:rsid w:val="00A30296"/>
    <w:rsid w:val="00A31133"/>
    <w:rsid w:val="00A31612"/>
    <w:rsid w:val="00A32195"/>
    <w:rsid w:val="00A3398E"/>
    <w:rsid w:val="00A37BAA"/>
    <w:rsid w:val="00A40B3C"/>
    <w:rsid w:val="00A4182B"/>
    <w:rsid w:val="00A42333"/>
    <w:rsid w:val="00A47302"/>
    <w:rsid w:val="00A47728"/>
    <w:rsid w:val="00A51A89"/>
    <w:rsid w:val="00A5245A"/>
    <w:rsid w:val="00A531D2"/>
    <w:rsid w:val="00A53288"/>
    <w:rsid w:val="00A539FD"/>
    <w:rsid w:val="00A54BAF"/>
    <w:rsid w:val="00A54CAF"/>
    <w:rsid w:val="00A5523D"/>
    <w:rsid w:val="00A55AAD"/>
    <w:rsid w:val="00A55F0C"/>
    <w:rsid w:val="00A562A0"/>
    <w:rsid w:val="00A571D1"/>
    <w:rsid w:val="00A57961"/>
    <w:rsid w:val="00A61F42"/>
    <w:rsid w:val="00A621E5"/>
    <w:rsid w:val="00A65E23"/>
    <w:rsid w:val="00A67072"/>
    <w:rsid w:val="00A673A0"/>
    <w:rsid w:val="00A6744F"/>
    <w:rsid w:val="00A70A70"/>
    <w:rsid w:val="00A723DA"/>
    <w:rsid w:val="00A727A5"/>
    <w:rsid w:val="00A7284C"/>
    <w:rsid w:val="00A73D37"/>
    <w:rsid w:val="00A73FA6"/>
    <w:rsid w:val="00A7532F"/>
    <w:rsid w:val="00A75ACB"/>
    <w:rsid w:val="00A76E5D"/>
    <w:rsid w:val="00A81AF3"/>
    <w:rsid w:val="00A82F82"/>
    <w:rsid w:val="00A83E06"/>
    <w:rsid w:val="00A85036"/>
    <w:rsid w:val="00A86CB6"/>
    <w:rsid w:val="00A87702"/>
    <w:rsid w:val="00A91900"/>
    <w:rsid w:val="00A92AB8"/>
    <w:rsid w:val="00A93FAC"/>
    <w:rsid w:val="00A942E8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4C88"/>
    <w:rsid w:val="00AC5482"/>
    <w:rsid w:val="00AC7F0E"/>
    <w:rsid w:val="00AD0444"/>
    <w:rsid w:val="00AD0914"/>
    <w:rsid w:val="00AD0A31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47F1"/>
    <w:rsid w:val="00AE5AB6"/>
    <w:rsid w:val="00AE6172"/>
    <w:rsid w:val="00AE6AE8"/>
    <w:rsid w:val="00AF0B50"/>
    <w:rsid w:val="00AF18DD"/>
    <w:rsid w:val="00AF2E9B"/>
    <w:rsid w:val="00AF63C5"/>
    <w:rsid w:val="00AF79D0"/>
    <w:rsid w:val="00B0131B"/>
    <w:rsid w:val="00B019CA"/>
    <w:rsid w:val="00B0343B"/>
    <w:rsid w:val="00B039AA"/>
    <w:rsid w:val="00B039AF"/>
    <w:rsid w:val="00B03E5E"/>
    <w:rsid w:val="00B03F48"/>
    <w:rsid w:val="00B04A7C"/>
    <w:rsid w:val="00B0531F"/>
    <w:rsid w:val="00B05605"/>
    <w:rsid w:val="00B0626D"/>
    <w:rsid w:val="00B062AB"/>
    <w:rsid w:val="00B06C68"/>
    <w:rsid w:val="00B10FF9"/>
    <w:rsid w:val="00B121F3"/>
    <w:rsid w:val="00B122B9"/>
    <w:rsid w:val="00B12767"/>
    <w:rsid w:val="00B1346D"/>
    <w:rsid w:val="00B134E5"/>
    <w:rsid w:val="00B13EB0"/>
    <w:rsid w:val="00B14C4F"/>
    <w:rsid w:val="00B16D0E"/>
    <w:rsid w:val="00B201C9"/>
    <w:rsid w:val="00B2047C"/>
    <w:rsid w:val="00B22966"/>
    <w:rsid w:val="00B22BAC"/>
    <w:rsid w:val="00B23A0F"/>
    <w:rsid w:val="00B23E35"/>
    <w:rsid w:val="00B26089"/>
    <w:rsid w:val="00B27534"/>
    <w:rsid w:val="00B3026B"/>
    <w:rsid w:val="00B3254B"/>
    <w:rsid w:val="00B32B98"/>
    <w:rsid w:val="00B32C83"/>
    <w:rsid w:val="00B36204"/>
    <w:rsid w:val="00B3672F"/>
    <w:rsid w:val="00B37A3E"/>
    <w:rsid w:val="00B40687"/>
    <w:rsid w:val="00B40D7A"/>
    <w:rsid w:val="00B4225D"/>
    <w:rsid w:val="00B434B0"/>
    <w:rsid w:val="00B464CD"/>
    <w:rsid w:val="00B476CD"/>
    <w:rsid w:val="00B51FE4"/>
    <w:rsid w:val="00B52D8B"/>
    <w:rsid w:val="00B53096"/>
    <w:rsid w:val="00B53C1E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0BC6"/>
    <w:rsid w:val="00B70E77"/>
    <w:rsid w:val="00B72ACC"/>
    <w:rsid w:val="00B736C2"/>
    <w:rsid w:val="00B75A84"/>
    <w:rsid w:val="00B81DEF"/>
    <w:rsid w:val="00B82F1B"/>
    <w:rsid w:val="00B83916"/>
    <w:rsid w:val="00B83DFF"/>
    <w:rsid w:val="00B8503A"/>
    <w:rsid w:val="00B90C54"/>
    <w:rsid w:val="00B90E9B"/>
    <w:rsid w:val="00B912F6"/>
    <w:rsid w:val="00B919A9"/>
    <w:rsid w:val="00B948AD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44"/>
    <w:rsid w:val="00BA7494"/>
    <w:rsid w:val="00BA777D"/>
    <w:rsid w:val="00BB0D26"/>
    <w:rsid w:val="00BB1121"/>
    <w:rsid w:val="00BB13B1"/>
    <w:rsid w:val="00BB18B3"/>
    <w:rsid w:val="00BB1B45"/>
    <w:rsid w:val="00BB243C"/>
    <w:rsid w:val="00BB3A14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171E"/>
    <w:rsid w:val="00BD38BD"/>
    <w:rsid w:val="00BE05AF"/>
    <w:rsid w:val="00BE174A"/>
    <w:rsid w:val="00BE194F"/>
    <w:rsid w:val="00BE1C1D"/>
    <w:rsid w:val="00BE1DA9"/>
    <w:rsid w:val="00BE3B30"/>
    <w:rsid w:val="00BE5A13"/>
    <w:rsid w:val="00BE6A13"/>
    <w:rsid w:val="00BF046A"/>
    <w:rsid w:val="00BF0824"/>
    <w:rsid w:val="00BF17B9"/>
    <w:rsid w:val="00BF1B54"/>
    <w:rsid w:val="00BF1C93"/>
    <w:rsid w:val="00BF2CEA"/>
    <w:rsid w:val="00BF57CE"/>
    <w:rsid w:val="00BF6169"/>
    <w:rsid w:val="00BF64F4"/>
    <w:rsid w:val="00BF6D0B"/>
    <w:rsid w:val="00BF73B0"/>
    <w:rsid w:val="00C008BD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14A"/>
    <w:rsid w:val="00C11E5E"/>
    <w:rsid w:val="00C12837"/>
    <w:rsid w:val="00C14F84"/>
    <w:rsid w:val="00C1569C"/>
    <w:rsid w:val="00C159AF"/>
    <w:rsid w:val="00C165A1"/>
    <w:rsid w:val="00C1668F"/>
    <w:rsid w:val="00C1742D"/>
    <w:rsid w:val="00C20B11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360"/>
    <w:rsid w:val="00C57AA7"/>
    <w:rsid w:val="00C57E7D"/>
    <w:rsid w:val="00C602AF"/>
    <w:rsid w:val="00C6073E"/>
    <w:rsid w:val="00C63397"/>
    <w:rsid w:val="00C663D8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7587"/>
    <w:rsid w:val="00C9043E"/>
    <w:rsid w:val="00C919E6"/>
    <w:rsid w:val="00C91D8E"/>
    <w:rsid w:val="00C92BC4"/>
    <w:rsid w:val="00C9334A"/>
    <w:rsid w:val="00C95961"/>
    <w:rsid w:val="00CA29F8"/>
    <w:rsid w:val="00CA332F"/>
    <w:rsid w:val="00CA563B"/>
    <w:rsid w:val="00CA5672"/>
    <w:rsid w:val="00CA5B38"/>
    <w:rsid w:val="00CA64E4"/>
    <w:rsid w:val="00CA6A4D"/>
    <w:rsid w:val="00CB00A4"/>
    <w:rsid w:val="00CB043F"/>
    <w:rsid w:val="00CB12B5"/>
    <w:rsid w:val="00CB32ED"/>
    <w:rsid w:val="00CB472C"/>
    <w:rsid w:val="00CB76A4"/>
    <w:rsid w:val="00CC0FB5"/>
    <w:rsid w:val="00CC12CA"/>
    <w:rsid w:val="00CC5335"/>
    <w:rsid w:val="00CC5AFD"/>
    <w:rsid w:val="00CC7F17"/>
    <w:rsid w:val="00CD1F3E"/>
    <w:rsid w:val="00CD510E"/>
    <w:rsid w:val="00CD5637"/>
    <w:rsid w:val="00CD5FCA"/>
    <w:rsid w:val="00CD7055"/>
    <w:rsid w:val="00CE31C9"/>
    <w:rsid w:val="00CE4471"/>
    <w:rsid w:val="00CE4BA5"/>
    <w:rsid w:val="00CE4D13"/>
    <w:rsid w:val="00CE5364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618D"/>
    <w:rsid w:val="00D173F3"/>
    <w:rsid w:val="00D2174E"/>
    <w:rsid w:val="00D22B29"/>
    <w:rsid w:val="00D23189"/>
    <w:rsid w:val="00D256C4"/>
    <w:rsid w:val="00D26DAA"/>
    <w:rsid w:val="00D26F70"/>
    <w:rsid w:val="00D27659"/>
    <w:rsid w:val="00D277C9"/>
    <w:rsid w:val="00D30084"/>
    <w:rsid w:val="00D31358"/>
    <w:rsid w:val="00D31E13"/>
    <w:rsid w:val="00D32D89"/>
    <w:rsid w:val="00D33572"/>
    <w:rsid w:val="00D34627"/>
    <w:rsid w:val="00D35131"/>
    <w:rsid w:val="00D3574A"/>
    <w:rsid w:val="00D36AE0"/>
    <w:rsid w:val="00D372D9"/>
    <w:rsid w:val="00D40CEF"/>
    <w:rsid w:val="00D41398"/>
    <w:rsid w:val="00D41603"/>
    <w:rsid w:val="00D416D7"/>
    <w:rsid w:val="00D43650"/>
    <w:rsid w:val="00D44605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0DD3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3892"/>
    <w:rsid w:val="00D7434C"/>
    <w:rsid w:val="00D747A4"/>
    <w:rsid w:val="00D7687D"/>
    <w:rsid w:val="00D76A65"/>
    <w:rsid w:val="00D82FEC"/>
    <w:rsid w:val="00D831FC"/>
    <w:rsid w:val="00D84170"/>
    <w:rsid w:val="00D844BA"/>
    <w:rsid w:val="00D84AC2"/>
    <w:rsid w:val="00D84ACF"/>
    <w:rsid w:val="00D8581C"/>
    <w:rsid w:val="00D8584C"/>
    <w:rsid w:val="00D85B3A"/>
    <w:rsid w:val="00D8675C"/>
    <w:rsid w:val="00D875B8"/>
    <w:rsid w:val="00D87A93"/>
    <w:rsid w:val="00D87F8D"/>
    <w:rsid w:val="00D9006B"/>
    <w:rsid w:val="00D90198"/>
    <w:rsid w:val="00D90663"/>
    <w:rsid w:val="00D916B4"/>
    <w:rsid w:val="00D919AA"/>
    <w:rsid w:val="00D91CB2"/>
    <w:rsid w:val="00D91CEE"/>
    <w:rsid w:val="00D924C0"/>
    <w:rsid w:val="00D93007"/>
    <w:rsid w:val="00D9376B"/>
    <w:rsid w:val="00D94261"/>
    <w:rsid w:val="00D94299"/>
    <w:rsid w:val="00D94588"/>
    <w:rsid w:val="00D97CF0"/>
    <w:rsid w:val="00DA23CF"/>
    <w:rsid w:val="00DA307E"/>
    <w:rsid w:val="00DA3242"/>
    <w:rsid w:val="00DA37A8"/>
    <w:rsid w:val="00DA3CE9"/>
    <w:rsid w:val="00DA58B2"/>
    <w:rsid w:val="00DA58E1"/>
    <w:rsid w:val="00DA649B"/>
    <w:rsid w:val="00DA7288"/>
    <w:rsid w:val="00DA7B74"/>
    <w:rsid w:val="00DB2748"/>
    <w:rsid w:val="00DB4BA9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AF2"/>
    <w:rsid w:val="00DE3E92"/>
    <w:rsid w:val="00DE428D"/>
    <w:rsid w:val="00DE58FA"/>
    <w:rsid w:val="00DE6573"/>
    <w:rsid w:val="00DE6816"/>
    <w:rsid w:val="00DF0619"/>
    <w:rsid w:val="00DF588F"/>
    <w:rsid w:val="00DF6067"/>
    <w:rsid w:val="00DF6479"/>
    <w:rsid w:val="00DF74BC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5C9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4E2C"/>
    <w:rsid w:val="00E2522F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0F23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57527"/>
    <w:rsid w:val="00E609C5"/>
    <w:rsid w:val="00E63113"/>
    <w:rsid w:val="00E65C68"/>
    <w:rsid w:val="00E66289"/>
    <w:rsid w:val="00E66978"/>
    <w:rsid w:val="00E66A56"/>
    <w:rsid w:val="00E670C2"/>
    <w:rsid w:val="00E70255"/>
    <w:rsid w:val="00E7037E"/>
    <w:rsid w:val="00E74316"/>
    <w:rsid w:val="00E7444B"/>
    <w:rsid w:val="00E745F1"/>
    <w:rsid w:val="00E75636"/>
    <w:rsid w:val="00E75EA5"/>
    <w:rsid w:val="00E8074C"/>
    <w:rsid w:val="00E8157D"/>
    <w:rsid w:val="00E825B6"/>
    <w:rsid w:val="00E83ABF"/>
    <w:rsid w:val="00E84541"/>
    <w:rsid w:val="00E8559C"/>
    <w:rsid w:val="00E857B6"/>
    <w:rsid w:val="00E85A93"/>
    <w:rsid w:val="00E9011F"/>
    <w:rsid w:val="00E9111D"/>
    <w:rsid w:val="00E91CFC"/>
    <w:rsid w:val="00E933ED"/>
    <w:rsid w:val="00E93620"/>
    <w:rsid w:val="00E937DC"/>
    <w:rsid w:val="00E95C32"/>
    <w:rsid w:val="00E97254"/>
    <w:rsid w:val="00E973EB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4A23"/>
    <w:rsid w:val="00EA585B"/>
    <w:rsid w:val="00EA6654"/>
    <w:rsid w:val="00EA73FF"/>
    <w:rsid w:val="00EB12DC"/>
    <w:rsid w:val="00EB1D56"/>
    <w:rsid w:val="00EB35E7"/>
    <w:rsid w:val="00EB4AF4"/>
    <w:rsid w:val="00EB56EA"/>
    <w:rsid w:val="00EB74F9"/>
    <w:rsid w:val="00EC077F"/>
    <w:rsid w:val="00EC2199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36E2"/>
    <w:rsid w:val="00F150EA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1F20"/>
    <w:rsid w:val="00F42053"/>
    <w:rsid w:val="00F43D4E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60D1E"/>
    <w:rsid w:val="00F60D3E"/>
    <w:rsid w:val="00F617E7"/>
    <w:rsid w:val="00F62169"/>
    <w:rsid w:val="00F62B41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AF1"/>
    <w:rsid w:val="00F85EA4"/>
    <w:rsid w:val="00F90BA4"/>
    <w:rsid w:val="00F936A3"/>
    <w:rsid w:val="00F94290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A754C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915"/>
    <w:rsid w:val="00FD0ED5"/>
    <w:rsid w:val="00FD15DD"/>
    <w:rsid w:val="00FD2499"/>
    <w:rsid w:val="00FD3373"/>
    <w:rsid w:val="00FD450C"/>
    <w:rsid w:val="00FD498B"/>
    <w:rsid w:val="00FD6C87"/>
    <w:rsid w:val="00FD6CD0"/>
    <w:rsid w:val="00FD733D"/>
    <w:rsid w:val="00FD73EA"/>
    <w:rsid w:val="00FD7A39"/>
    <w:rsid w:val="00FE5E39"/>
    <w:rsid w:val="00FE71DC"/>
    <w:rsid w:val="00FE74C3"/>
    <w:rsid w:val="00FE74CD"/>
    <w:rsid w:val="00FF08F9"/>
    <w:rsid w:val="00FF0D35"/>
    <w:rsid w:val="00FF2409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7E7EA7"/>
    <w:pPr>
      <w:keepNext/>
      <w:numPr>
        <w:numId w:val="30"/>
      </w:numPr>
      <w:pBdr>
        <w:bottom w:val="single" w:sz="12" w:space="1" w:color="auto"/>
      </w:pBdr>
      <w:spacing w:before="0" w:after="800"/>
      <w:outlineLvl w:val="0"/>
      <w:pPrChange w:id="0" w:author="luolinlin" w:date="2022-10-11T16:43:00Z">
        <w:pPr>
          <w:keepNext/>
          <w:numPr>
            <w:numId w:val="30"/>
          </w:numPr>
          <w:pBdr>
            <w:bottom w:val="single" w:sz="12" w:space="1" w:color="auto"/>
          </w:pBdr>
          <w:topLinePunct/>
          <w:adjustRightInd w:val="0"/>
          <w:snapToGrid w:val="0"/>
          <w:spacing w:after="800" w:line="240" w:lineRule="atLeast"/>
          <w:jc w:val="right"/>
          <w:outlineLvl w:val="0"/>
        </w:pPr>
      </w:pPrChange>
    </w:pPr>
    <w:rPr>
      <w:rFonts w:ascii="Huawei Sans" w:eastAsia="方正兰亭黑简体" w:hAnsi="Huawei Sans"/>
      <w:b/>
      <w:bCs/>
      <w:sz w:val="44"/>
      <w:szCs w:val="44"/>
      <w:rPrChange w:id="0" w:author="luolinlin" w:date="2022-10-11T16:43:00Z">
        <w:rPr>
          <w:rFonts w:ascii="Huawei Sans" w:eastAsia="方正兰亭黑简体" w:hAnsi="Huawei Sans" w:cs="微软雅黑"/>
          <w:b/>
          <w:bCs/>
          <w:sz w:val="44"/>
          <w:szCs w:val="44"/>
          <w:lang w:val="en-US" w:eastAsia="zh-CN" w:bidi="ar-SA"/>
        </w:rPr>
      </w:rPrChange>
    </w:rPr>
  </w:style>
  <w:style w:type="paragraph" w:styleId="2">
    <w:name w:val="heading 2"/>
    <w:aliases w:val="ALT+2"/>
    <w:basedOn w:val="a2"/>
    <w:next w:val="3"/>
    <w:link w:val="20"/>
    <w:autoRedefine/>
    <w:qFormat/>
    <w:rsid w:val="00FC5DD0"/>
    <w:pPr>
      <w:keepNext/>
      <w:keepLines/>
      <w:numPr>
        <w:ilvl w:val="1"/>
        <w:numId w:val="30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9D4127"/>
    <w:pPr>
      <w:keepNext/>
      <w:keepLines/>
      <w:numPr>
        <w:ilvl w:val="2"/>
        <w:numId w:val="30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9D4127"/>
    <w:pPr>
      <w:keepNext/>
      <w:keepLines/>
      <w:numPr>
        <w:ilvl w:val="3"/>
        <w:numId w:val="30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9D4127"/>
    <w:pPr>
      <w:keepNext/>
      <w:keepLines/>
      <w:numPr>
        <w:ilvl w:val="4"/>
        <w:numId w:val="30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3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7E7EA7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457847"/>
    <w:pPr>
      <w:topLinePunct w:val="0"/>
      <w:adjustRightInd/>
      <w:ind w:left="1021"/>
      <w:pPrChange w:id="1" w:author="luolinlin" w:date="2022-10-12T14:07:00Z">
        <w:pPr>
          <w:snapToGrid w:val="0"/>
          <w:spacing w:before="80" w:after="80" w:line="240" w:lineRule="atLeast"/>
          <w:ind w:left="1021"/>
        </w:pPr>
      </w:pPrChange>
    </w:pPr>
    <w:rPr>
      <w:color w:val="000000"/>
      <w:sz w:val="21"/>
      <w:szCs w:val="21"/>
      <w:shd w:val="clear" w:color="auto" w:fill="FFFFFF"/>
      <w:rPrChange w:id="1" w:author="luolinlin" w:date="2022-10-12T14:07:00Z">
        <w:rPr>
          <w:rFonts w:ascii="Huawei Sans" w:eastAsia="方正兰亭黑简体" w:hAnsi="Huawei Sans" w:cs="微软雅黑"/>
          <w:sz w:val="21"/>
          <w:lang w:val="en-US" w:eastAsia="zh-CN" w:bidi="ar-SA"/>
        </w:rPr>
      </w:rPrChange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457847"/>
    <w:rPr>
      <w:rFonts w:ascii="微软雅黑" w:eastAsia="微软雅黑" w:hAnsi="微软雅黑" w:cs="微软雅黑"/>
      <w:color w:val="000000"/>
      <w:sz w:val="21"/>
      <w:szCs w:val="21"/>
    </w:rPr>
  </w:style>
  <w:style w:type="paragraph" w:customStyle="1" w:styleId="2f2">
    <w:name w:val="2.命令"/>
    <w:basedOn w:val="a2"/>
    <w:link w:val="2f3"/>
    <w:autoRedefine/>
    <w:qFormat/>
    <w:rsid w:val="00254FAD"/>
    <w:pPr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254FAD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1"/>
    <w:autoRedefine/>
    <w:qFormat/>
    <w:rsid w:val="00457847"/>
    <w:pPr>
      <w:numPr>
        <w:ilvl w:val="5"/>
        <w:numId w:val="7"/>
      </w:numPr>
      <w:spacing w:before="160" w:after="160"/>
      <w:outlineLvl w:val="3"/>
    </w:pPr>
    <w:rPr>
      <w:rFonts w:ascii="Huawei Sans" w:eastAsia="方正兰亭黑简体" w:hAnsi="Huawei Sans"/>
      <w:sz w:val="21"/>
    </w:rPr>
  </w:style>
  <w:style w:type="paragraph" w:customStyle="1" w:styleId="49">
    <w:name w:val="4.任务"/>
    <w:basedOn w:val="ItemList"/>
    <w:link w:val="4a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FC5DD0"/>
    <w:pPr>
      <w:autoSpaceDE w:val="0"/>
      <w:autoSpaceDN w:val="0"/>
    </w:pPr>
    <w:rPr>
      <w:rFonts w:ascii="Huawei Sans" w:eastAsia="方正兰亭黑简体" w:hAnsi="Huawei Sans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FC5DD0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C5DD0"/>
  </w:style>
  <w:style w:type="paragraph" w:customStyle="1" w:styleId="73">
    <w:name w:val="7.简介标题"/>
    <w:basedOn w:val="a2"/>
    <w:link w:val="74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C5DD0"/>
    <w:rPr>
      <w:noProof/>
    </w:rPr>
  </w:style>
  <w:style w:type="character" w:customStyle="1" w:styleId="20">
    <w:name w:val="标题 2 字符"/>
    <w:aliases w:val="ALT+2 字符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457847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FC5DD0"/>
    <w:pPr>
      <w:keepNext/>
      <w:numPr>
        <w:ilvl w:val="8"/>
        <w:numId w:val="7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FC5DD0"/>
    <w:pPr>
      <w:keepNext/>
      <w:numPr>
        <w:ilvl w:val="7"/>
        <w:numId w:val="7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afffff2">
    <w:name w:val="边框代码"/>
    <w:basedOn w:val="1e"/>
    <w:link w:val="Char1"/>
    <w:qFormat/>
    <w:rsid w:val="003B3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topLinePunct/>
      <w:adjustRightInd w:val="0"/>
    </w:pPr>
    <w:rPr>
      <w:rFonts w:ascii="Courier New" w:hAnsi="Courier New"/>
      <w:spacing w:val="-4"/>
      <w:kern w:val="2"/>
    </w:rPr>
  </w:style>
  <w:style w:type="character" w:customStyle="1" w:styleId="Char1">
    <w:name w:val="边框代码 Char"/>
    <w:basedOn w:val="92"/>
    <w:link w:val="afffff2"/>
    <w:rsid w:val="003B380D"/>
    <w:rPr>
      <w:rFonts w:ascii="Courier New" w:eastAsia="方正兰亭黑简体" w:hAnsi="Courier New" w:cs="微软雅黑"/>
      <w:b w:val="0"/>
      <w:spacing w:val="-4"/>
      <w:kern w:val="2"/>
      <w:sz w:val="21"/>
      <w:szCs w:val="21"/>
      <w:shd w:val="clear" w:color="auto" w:fill="D9D9D9" w:themeFill="background1" w:themeFillShade="D9"/>
    </w:rPr>
  </w:style>
  <w:style w:type="character" w:styleId="afffff3">
    <w:name w:val="Unresolved Mention"/>
    <w:basedOn w:val="a3"/>
    <w:uiPriority w:val="99"/>
    <w:semiHidden/>
    <w:unhideWhenUsed/>
    <w:rsid w:val="003D45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package" Target="embeddings/Microsoft_Word_Document.docx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emf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endnotes" Target="endnotes.xml"/><Relationship Id="rId24" Type="http://schemas.openxmlformats.org/officeDocument/2006/relationships/package" Target="embeddings/Microsoft_Excel_Worksheet.xlsx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customXml" Target="../customXml/item4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microsoft.com/office/2011/relationships/people" Target="people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settings" Target="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emf"/><Relationship Id="rId25" Type="http://schemas.openxmlformats.org/officeDocument/2006/relationships/image" Target="media/image12.emf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emf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A4582E-F68B-4DB3-9BE8-A448A43BD1E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915</TotalTime>
  <Pages>10</Pages>
  <Words>697</Words>
  <Characters>3976</Characters>
  <Application>Microsoft Office Word</Application>
  <DocSecurity>0</DocSecurity>
  <Lines>33</Lines>
  <Paragraphs>9</Paragraphs>
  <ScaleCrop>false</ScaleCrop>
  <Company>Huawei Technologies Co.,Ltd.</Company>
  <LinksUpToDate>false</LinksUpToDate>
  <CharactersWithSpaces>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王志</cp:lastModifiedBy>
  <cp:revision>68</cp:revision>
  <cp:lastPrinted>2022-10-12T06:43:00Z</cp:lastPrinted>
  <dcterms:created xsi:type="dcterms:W3CDTF">2022-08-26T08:01:00Z</dcterms:created>
  <dcterms:modified xsi:type="dcterms:W3CDTF">2022-10-20T06:57:00Z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(3)EpdcHODx2EnKwqk4PNHd8figj5dzrW0M5Zb5ny6cVoVqlSaRbPcoCH573q41QVE8LDA8UquR
WEmBtEH3MudSZ3DzTmh83yXvBQB0UFhE089fT1+bQqhdELqLBpJD/ObyFClT2iOhQp6g6h5k
7viQgAH+3l5j1C7HVZnhZmo6HyxH2/Ezl/qJRiYCNHspE6iuevFpCl1ITbBFwt4Bgb1n2FBk
rwMZb6aFuNcJG7dSLI</vt:lpwstr>
  </property>
  <property fmtid="{D5CDD505-2E9C-101B-9397-08002B2CF9AE}" pid="15" name="_2015_ms_pID_7253431">
    <vt:lpwstr>vRJtJsOtCC4XahdUobrXzQZKKfWMiPkfjHTSU5ezh5/ggZfVEN1Vez
iLQ7vNTl4I89sesUu46+CezLtkHjsT3ERX39c+I+518It22Juv3Slx5AGmNr+Z1M1wJs3Fkl
v6BMqYmB/wiRompiPYJcMNTy/dqk4ABmN1KsRrQnz0ekxveR/c/4R1qI1q3dbnMYgxbTcHK2
qkZTK46Usp19bP78c3BL/q5GrkfYlGhpyqCR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Xg==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1665656026</vt:lpwstr>
  </property>
</Properties>
</file>